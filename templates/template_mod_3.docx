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lastRenderedPageBreak/>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7A618E2" w14:textId="5C722F64" w:rsidR="00282D81" w:rsidRPr="00282D81" w:rsidRDefault="00282D81" w:rsidP="00910AF3">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3F8C97C9" w14:textId="4050CD78" w:rsidR="00AE3688" w:rsidDel="00282D81" w:rsidRDefault="00910AF3">
      <w:pPr>
        <w:spacing w:before="240" w:after="240" w:line="240" w:lineRule="auto"/>
        <w:rPr>
          <w:del w:id="0" w:author="Tran, Linh" w:date="2025-06-30T11:50:00Z" w16du:dateUtc="2025-06-30T15:50:00Z"/>
          <w:rFonts w:ascii="Georgia" w:eastAsia="Georgia" w:hAnsi="Georgia" w:cs="Georgia"/>
          <w:sz w:val="24"/>
          <w:szCs w:val="24"/>
        </w:rPr>
      </w:pPr>
      <w:del w:id="1" w:author="Tran, Linh" w:date="2025-06-30T11:50:00Z" w16du:dateUtc="2025-06-30T15:50:00Z">
        <w:r w:rsidDel="00282D81">
          <w:rPr>
            <w:rFonts w:ascii="Georgia" w:eastAsia="Georgia" w:hAnsi="Georgia" w:cs="Georgia"/>
            <w:i/>
            <w:sz w:val="24"/>
            <w:szCs w:val="24"/>
            <w:u w:val="single"/>
          </w:rPr>
          <w:delText>Social Responsiveness Scale – Second Edition (SRS-2) – Parent &amp; Teacher Report</w:delText>
        </w:r>
        <w:r w:rsidR="00000000" w:rsidDel="00282D81">
          <w:rPr>
            <w:rFonts w:ascii="Georgia" w:eastAsia="Georgia" w:hAnsi="Georgia" w:cs="Georgia"/>
            <w:i/>
            <w:sz w:val="24"/>
            <w:szCs w:val="24"/>
            <w:u w:val="single"/>
          </w:rPr>
          <w:br/>
        </w:r>
        <w:r w:rsidR="00000000" w:rsidDel="00282D81">
          <w:rPr>
            <w:rFonts w:ascii="Georgia" w:eastAsia="Georgia" w:hAnsi="Georgia" w:cs="Georgia"/>
            <w:sz w:val="24"/>
            <w:szCs w:val="24"/>
          </w:rPr>
          <w:delText>The SRS-2 is an objective measure that identifies social impairments associated with autism spectrum disorder and quantifies ASD-related severity throughout the lifespan.</w:delText>
        </w:r>
      </w:del>
    </w:p>
    <w:p w14:paraId="0FA7D044" w14:textId="3616A91C" w:rsidR="00AE3688" w:rsidDel="00282D81" w:rsidRDefault="00000000">
      <w:pPr>
        <w:spacing w:before="240" w:after="240" w:line="240" w:lineRule="auto"/>
        <w:rPr>
          <w:del w:id="2" w:author="Tran, Linh" w:date="2025-06-30T11:50:00Z" w16du:dateUtc="2025-06-30T15:50:00Z"/>
          <w:rFonts w:ascii="Georgia" w:eastAsia="Georgia" w:hAnsi="Georgia" w:cs="Georgia"/>
          <w:sz w:val="24"/>
          <w:szCs w:val="24"/>
        </w:rPr>
      </w:pPr>
      <w:del w:id="3" w:author="Tran, Linh" w:date="2025-06-30T11:50:00Z" w16du:dateUtc="2025-06-30T15:50:00Z">
        <w:r w:rsidDel="00282D81">
          <w:rPr>
            <w:rFonts w:ascii="Georgia" w:eastAsia="Georgia" w:hAnsi="Georgia" w:cs="Georgia"/>
            <w:sz w:val="24"/>
            <w:szCs w:val="24"/>
          </w:rPr>
          <w:delText xml:space="preserve">Studies show that the SRS-2 discriminates both </w:delText>
        </w:r>
        <w:r w:rsidDel="00282D81">
          <w:rPr>
            <w:rFonts w:ascii="Georgia" w:eastAsia="Georgia" w:hAnsi="Georgia" w:cs="Georgia"/>
            <w:i/>
            <w:sz w:val="24"/>
            <w:szCs w:val="24"/>
          </w:rPr>
          <w:delText>within</w:delText>
        </w:r>
        <w:r w:rsidDel="00282D81">
          <w:rPr>
            <w:rFonts w:ascii="Georgia" w:eastAsia="Georgia" w:hAnsi="Georgia" w:cs="Georgia"/>
            <w:sz w:val="24"/>
            <w:szCs w:val="24"/>
          </w:rPr>
          <w:delText xml:space="preserve"> the autism spectrum and </w:delText>
        </w:r>
        <w:r w:rsidDel="00282D81">
          <w:rPr>
            <w:rFonts w:ascii="Georgia" w:eastAsia="Georgia" w:hAnsi="Georgia" w:cs="Georgia"/>
            <w:i/>
            <w:sz w:val="24"/>
            <w:szCs w:val="24"/>
          </w:rPr>
          <w:delText>between</w:delText>
        </w:r>
        <w:r w:rsidDel="00282D81">
          <w:rPr>
            <w:rFonts w:ascii="Georgia" w:eastAsia="Georgia" w:hAnsi="Georgia" w:cs="Georgia"/>
            <w:sz w:val="24"/>
            <w:szCs w:val="24"/>
          </w:rPr>
          <w:delText xml:space="preserve"> ASD and other disorder, which makes the test useful for differential diagnosis. Raters evaluate symptoms using a scale representing a range of severity. Although not used for diagnosis, subscale scores are helpful in designing and evaluating treatment.</w:delText>
        </w:r>
      </w:del>
    </w:p>
    <w:p w14:paraId="37F375DB" w14:textId="48CA67FA" w:rsidR="00AE3688" w:rsidRPr="00DA1B88" w:rsidDel="00282D81" w:rsidRDefault="00000000">
      <w:pPr>
        <w:spacing w:line="240" w:lineRule="auto"/>
        <w:rPr>
          <w:del w:id="4" w:author="Tran, Linh" w:date="2025-06-30T11:50:00Z" w16du:dateUtc="2025-06-30T15:50:00Z"/>
          <w:rFonts w:ascii="Georgia" w:eastAsia="Georgia" w:hAnsi="Georgia" w:cs="Georgia"/>
          <w:sz w:val="24"/>
          <w:szCs w:val="24"/>
        </w:rPr>
      </w:pPr>
      <w:del w:id="5" w:author="Tran, Linh" w:date="2025-06-30T11:50:00Z" w16du:dateUtc="2025-06-30T15:50:00Z">
        <w:r w:rsidDel="00282D81">
          <w:rPr>
            <w:rFonts w:ascii="Georgia" w:eastAsia="Georgia" w:hAnsi="Georgia" w:cs="Georgia"/>
            <w:sz w:val="24"/>
            <w:szCs w:val="24"/>
          </w:rPr>
          <w:delTex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delText>
        </w:r>
      </w:del>
    </w:p>
    <w:p w14:paraId="11FD352B" w14:textId="4355752F" w:rsidR="00AE3688" w:rsidDel="00282D81" w:rsidRDefault="00000000">
      <w:pPr>
        <w:widowControl w:val="0"/>
        <w:tabs>
          <w:tab w:val="left" w:pos="180"/>
        </w:tabs>
        <w:spacing w:before="240" w:line="240" w:lineRule="auto"/>
        <w:ind w:left="720"/>
        <w:rPr>
          <w:del w:id="6" w:author="Tran, Linh" w:date="2025-06-30T11:50:00Z" w16du:dateUtc="2025-06-30T15:50:00Z"/>
          <w:rFonts w:ascii="Georgia" w:eastAsia="Georgia" w:hAnsi="Georgia" w:cs="Georgia"/>
          <w:sz w:val="24"/>
          <w:szCs w:val="24"/>
        </w:rPr>
      </w:pPr>
      <w:del w:id="7" w:author="Tran, Linh" w:date="2025-06-30T11:50:00Z" w16du:dateUtc="2025-06-30T15:50:00Z">
        <w:r w:rsidDel="00282D81">
          <w:rPr>
            <w:rFonts w:ascii="Georgia" w:eastAsia="Georgia" w:hAnsi="Georgia" w:cs="Georgia"/>
            <w:b/>
            <w:i/>
            <w:sz w:val="24"/>
            <w:szCs w:val="24"/>
          </w:rPr>
          <w:delText>SRS-2 Total Score</w:delText>
        </w:r>
        <w:r w:rsidDel="00282D81">
          <w:rPr>
            <w:rFonts w:ascii="Georgia" w:eastAsia="Georgia" w:hAnsi="Georgia" w:cs="Georgia"/>
            <w:b/>
            <w:sz w:val="24"/>
            <w:szCs w:val="24"/>
          </w:rPr>
          <w:delText>: {{SRS-2 Score Caregiver}} ({{Caregiver type}}), {{SRS-2 Score Teacher}} (teacher)</w:delText>
        </w:r>
        <w:r w:rsidDel="00282D81">
          <w:rPr>
            <w:rFonts w:ascii="Georgia" w:eastAsia="Georgia" w:hAnsi="Georgia" w:cs="Georgia"/>
            <w:b/>
            <w:sz w:val="24"/>
            <w:szCs w:val="24"/>
          </w:rPr>
          <w:br/>
        </w:r>
        <w:r w:rsidDel="00282D81">
          <w:rPr>
            <w:rFonts w:ascii="Georgia" w:eastAsia="Georgia" w:hAnsi="Georgia" w:cs="Georgia"/>
            <w:sz w:val="24"/>
            <w:szCs w:val="24"/>
          </w:rPr>
          <w:br/>
          <w:delText>Social Communication and Interaction: {{Social Communication and Interaction Score Caregiver}} ({{Caregiver type}}), {{Social Communication and Interaction Score Teacher}} (teacher)</w:delText>
        </w:r>
        <w:r w:rsidDel="00282D81">
          <w:rPr>
            <w:rFonts w:ascii="Georgia" w:eastAsia="Georgia" w:hAnsi="Georgia" w:cs="Georgia"/>
            <w:sz w:val="24"/>
            <w:szCs w:val="24"/>
          </w:rPr>
          <w:br/>
          <w:delText>Restricted Interests and Repetitive Behavior: {{Restricted Interests and Repetitive Behavior Score Caregiver}} ({{Caregiver type}}), {{Restricted Interests and Repetitive Behavior Score Teacher}} (teacher)</w:delText>
        </w:r>
        <w:r w:rsidDel="00282D81">
          <w:rPr>
            <w:rFonts w:ascii="Georgia" w:eastAsia="Georgia" w:hAnsi="Georgia" w:cs="Georgia"/>
            <w:sz w:val="24"/>
            <w:szCs w:val="24"/>
          </w:rPr>
          <w:br/>
        </w:r>
      </w:del>
    </w:p>
    <w:p w14:paraId="39ED6799" w14:textId="0974F5C2" w:rsidR="00AE3688" w:rsidDel="00282D81" w:rsidRDefault="00000000">
      <w:pPr>
        <w:spacing w:line="240" w:lineRule="auto"/>
        <w:rPr>
          <w:del w:id="8" w:author="Tran, Linh" w:date="2025-06-30T11:51:00Z" w16du:dateUtc="2025-06-30T15:51:00Z"/>
          <w:rFonts w:ascii="Georgia" w:eastAsia="Georgia" w:hAnsi="Georgia" w:cs="Georgia"/>
          <w:b/>
          <w:sz w:val="24"/>
          <w:szCs w:val="24"/>
        </w:rPr>
      </w:pPr>
      <w:del w:id="9" w:author="Tran, Linh" w:date="2025-06-30T11:50:00Z" w16du:dateUtc="2025-06-30T15:50:00Z">
        <w:r w:rsidDel="00282D81">
          <w:rPr>
            <w:rFonts w:ascii="Georgia" w:eastAsia="Georgia" w:hAnsi="Georgia" w:cs="Georgia"/>
            <w:sz w:val="24"/>
            <w:szCs w:val="24"/>
          </w:rPr>
          <w:delText xml:space="preserve">Based on the report provided by {{Preferred Pronouns 2}} {{Caregiver type}}, </w:delText>
        </w:r>
        <w:r w:rsidDel="00282D81">
          <w:rPr>
            <w:rFonts w:ascii="Georgia" w:eastAsia="Georgia" w:hAnsi="Georgia" w:cs="Georgia"/>
            <w:i/>
            <w:sz w:val="24"/>
            <w:szCs w:val="24"/>
          </w:rPr>
          <w:delText>{{Patient First Name}}’s social communication and related behaviors</w:delText>
        </w:r>
        <w:r w:rsidDel="00282D81">
          <w:rPr>
            <w:rFonts w:ascii="Georgia" w:eastAsia="Georgia" w:hAnsi="Georgia" w:cs="Georgia"/>
            <w:sz w:val="24"/>
            <w:szCs w:val="24"/>
          </w:rPr>
          <w:delText xml:space="preserve"> </w:delText>
        </w:r>
        <w:r w:rsidDel="00282D81">
          <w:rPr>
            <w:rFonts w:ascii="Georgia" w:eastAsia="Georgia" w:hAnsi="Georgia" w:cs="Georgia"/>
            <w:i/>
            <w:sz w:val="24"/>
            <w:szCs w:val="24"/>
          </w:rPr>
          <w:delText xml:space="preserve">indicated {{Caregiver's level of concern}} concerns. </w:delText>
        </w:r>
        <w:r w:rsidDel="00282D81">
          <w:rPr>
            <w:rFonts w:ascii="Georgia" w:eastAsia="Georgia" w:hAnsi="Georgia" w:cs="Georgia"/>
            <w:sz w:val="24"/>
            <w:szCs w:val="24"/>
          </w:rPr>
          <w:delText xml:space="preserve">{{Patient First Name}}’s teacher reported a {{Teacher's level of concern}} level of concern, and </w:delText>
        </w:r>
        <w:r w:rsidDel="00282D81">
          <w:rPr>
            <w:rFonts w:ascii="Georgia" w:eastAsia="Georgia" w:hAnsi="Georgia" w:cs="Georgia"/>
            <w:b/>
            <w:sz w:val="24"/>
            <w:szCs w:val="24"/>
          </w:rPr>
          <w:delText>my observation aligned with a {{Evaluator's level of concern}} level of concern.</w:delText>
        </w:r>
      </w:del>
    </w:p>
    <w:p w14:paraId="63AC1C2A" w14:textId="77777777" w:rsidR="00AE3688" w:rsidRDefault="00AE3688">
      <w:pPr>
        <w:spacing w:line="240" w:lineRule="auto"/>
        <w:rPr>
          <w:rFonts w:ascii="Georgia" w:eastAsia="Georgia" w:hAnsi="Georgia" w:cs="Georgia"/>
          <w:b/>
          <w:sz w:val="24"/>
          <w:szCs w:val="24"/>
        </w:rPr>
      </w:pP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t>
      </w:r>
      <w:r>
        <w:rPr>
          <w:rFonts w:ascii="Georgia" w:eastAsia="Georgia" w:hAnsi="Georgia" w:cs="Georgia"/>
          <w:sz w:val="24"/>
          <w:szCs w:val="24"/>
        </w:rPr>
        <w:lastRenderedPageBreak/>
        <w:t xml:space="preserve">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86CF0" w14:textId="77777777" w:rsidR="00D9662E" w:rsidRDefault="00D9662E">
      <w:pPr>
        <w:spacing w:line="240" w:lineRule="auto"/>
      </w:pPr>
      <w:r>
        <w:separator/>
      </w:r>
    </w:p>
  </w:endnote>
  <w:endnote w:type="continuationSeparator" w:id="0">
    <w:p w14:paraId="6006741D" w14:textId="77777777" w:rsidR="00D9662E" w:rsidRDefault="00D966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466177F-446E-44B3-A4AC-5EFBAEC02B8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85257C2-93D7-4B66-B046-24D1A82E9550}"/>
    <w:embedBold r:id="rId3" w:fontKey="{CEE1BA5F-60B9-4756-8862-962D852FAC8F}"/>
    <w:embedItalic r:id="rId4" w:fontKey="{6EACE66B-F521-47CD-B9F0-8C74CF32AB8C}"/>
    <w:embedBoldItalic r:id="rId5" w:fontKey="{78459F50-4669-4905-90AD-45D983C174D1}"/>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28D81DBB-1E84-4CD9-8E2E-04C8DCC929BB}"/>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5CB49AAE-138A-4BE3-A6FE-9CFED051FB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88954" w14:textId="77777777" w:rsidR="00D9662E" w:rsidRDefault="00D9662E">
      <w:pPr>
        <w:spacing w:line="240" w:lineRule="auto"/>
      </w:pPr>
      <w:r>
        <w:separator/>
      </w:r>
    </w:p>
  </w:footnote>
  <w:footnote w:type="continuationSeparator" w:id="0">
    <w:p w14:paraId="0AC980DB" w14:textId="77777777" w:rsidR="00D9662E" w:rsidRDefault="00D966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ran, Linh">
    <w15:presenceInfo w15:providerId="AD" w15:userId="S::ltran18@ur.rochester.edu::754ead2a-f1a2-4e79-9b59-8954dd015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82D81"/>
    <w:rsid w:val="0064645C"/>
    <w:rsid w:val="007A7116"/>
    <w:rsid w:val="00910AF3"/>
    <w:rsid w:val="00AB704B"/>
    <w:rsid w:val="00AE3688"/>
    <w:rsid w:val="00BD2406"/>
    <w:rsid w:val="00BD2A23"/>
    <w:rsid w:val="00C34B67"/>
    <w:rsid w:val="00D5566B"/>
    <w:rsid w:val="00D9662E"/>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microsoft.com/office/2011/relationships/people" Target="people.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TotalTime>
  <Pages>9</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16</cp:revision>
  <dcterms:created xsi:type="dcterms:W3CDTF">2025-06-30T00:20:00Z</dcterms:created>
  <dcterms:modified xsi:type="dcterms:W3CDTF">2025-06-30T15:51:00Z</dcterms:modified>
</cp:coreProperties>
</file>