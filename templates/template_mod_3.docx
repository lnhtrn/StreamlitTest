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66AE96" w14:textId="77777777" w:rsidR="00AE3688" w:rsidRDefault="00AE3688">
      <w:pPr>
        <w:widowControl w:val="0"/>
        <w:spacing w:line="240" w:lineRule="auto"/>
        <w:jc w:val="center"/>
        <w:rPr>
          <w:rFonts w:ascii="Georgia" w:eastAsia="Georgia" w:hAnsi="Georgia" w:cs="Georgia"/>
          <w:b/>
          <w:sz w:val="24"/>
          <w:szCs w:val="24"/>
        </w:rPr>
      </w:pPr>
    </w:p>
    <w:p w14:paraId="074484DD" w14:textId="77777777" w:rsidR="00AE3688"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6AA9D9FD" w14:textId="77777777" w:rsidR="00AE3688" w:rsidRDefault="00AE3688">
      <w:pPr>
        <w:widowControl w:val="0"/>
        <w:spacing w:line="240" w:lineRule="auto"/>
        <w:rPr>
          <w:rFonts w:ascii="Georgia" w:eastAsia="Georgia" w:hAnsi="Georgia" w:cs="Georgia"/>
          <w:b/>
          <w:sz w:val="24"/>
          <w:szCs w:val="24"/>
          <w:u w:val="single"/>
        </w:rPr>
      </w:pPr>
    </w:p>
    <w:p w14:paraId="111CB89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15E27876" w14:textId="77777777" w:rsidR="00AE3688" w:rsidRDefault="00AE3688">
      <w:pPr>
        <w:widowControl w:val="0"/>
        <w:spacing w:line="240" w:lineRule="auto"/>
        <w:rPr>
          <w:rFonts w:ascii="Georgia" w:eastAsia="Georgia" w:hAnsi="Georgia" w:cs="Georgia"/>
          <w:b/>
          <w:sz w:val="24"/>
          <w:szCs w:val="24"/>
        </w:rPr>
      </w:pPr>
    </w:p>
    <w:p w14:paraId="2C340728"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Age}}-year-old with a history of social communication and related concerns that may indicate the presence of autism spectrum disorder.  By definition, individuals with autism spectrum disorder must show symptoms early in the developmental period, these symptoms must cause clinically significant difficulties, and must not be better explained by the presence of an intellectual disability or global delay. I met with {{Patient First Name}} on {{Evaluation Date}}, to complete this assessment and shared results with {{Preferred Pronouns 2}} {{Caregiver type}} on {{Results Shared Date}}.</w:t>
      </w:r>
    </w:p>
    <w:p w14:paraId="63035D86" w14:textId="77777777" w:rsidR="00AE3688" w:rsidRDefault="00AE3688">
      <w:pPr>
        <w:widowControl w:val="0"/>
        <w:spacing w:line="240" w:lineRule="auto"/>
        <w:rPr>
          <w:rFonts w:ascii="Georgia" w:eastAsia="Georgia" w:hAnsi="Georgia" w:cs="Georgia"/>
          <w:sz w:val="24"/>
          <w:szCs w:val="24"/>
        </w:rPr>
      </w:pPr>
    </w:p>
    <w:p w14:paraId="1327CF46"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794771FD" w14:textId="77777777" w:rsidR="00AE3688" w:rsidRDefault="00AE3688">
      <w:pPr>
        <w:widowControl w:val="0"/>
        <w:spacing w:line="240" w:lineRule="auto"/>
        <w:rPr>
          <w:rFonts w:ascii="Georgia" w:eastAsia="Georgia" w:hAnsi="Georgia" w:cs="Georgia"/>
          <w:b/>
          <w:sz w:val="24"/>
          <w:szCs w:val="24"/>
        </w:rPr>
      </w:pPr>
    </w:p>
    <w:p w14:paraId="44ECF4A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3</w:t>
      </w:r>
    </w:p>
    <w:p w14:paraId="517209A0"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1EE814FF" w14:textId="6B23D8C6" w:rsidR="00AE3688" w:rsidRDefault="00000000">
      <w:pPr>
        <w:widowControl w:val="0"/>
        <w:spacing w:line="240" w:lineRule="auto"/>
        <w:rPr>
          <w:rFonts w:ascii="Georgia" w:eastAsia="Georgia" w:hAnsi="Georgia" w:cs="Georgia"/>
          <w:sz w:val="24"/>
          <w:szCs w:val="24"/>
          <w:vertAlign w:val="superscript"/>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Completed by {{Preferred Pronouns 2}} {{Caregiver type}}</w:t>
      </w:r>
    </w:p>
    <w:p w14:paraId="487A3442" w14:textId="59400AF4"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Vineland Adaptive Behavior Scale 3</w:t>
      </w:r>
      <w:r>
        <w:rPr>
          <w:rFonts w:ascii="Georgia" w:eastAsia="Georgia" w:hAnsi="Georgia" w:cs="Georgia"/>
          <w:sz w:val="24"/>
          <w:szCs w:val="24"/>
          <w:vertAlign w:val="superscript"/>
        </w:rPr>
        <w:t>rd</w:t>
      </w:r>
      <w:r>
        <w:rPr>
          <w:rFonts w:ascii="Georgia" w:eastAsia="Georgia" w:hAnsi="Georgia" w:cs="Georgia"/>
          <w:sz w:val="24"/>
          <w:szCs w:val="24"/>
        </w:rPr>
        <w:t xml:space="preserve"> Edition: Completed by {{Preferred Pronouns 2}} {{Caregiver type}}</w:t>
      </w:r>
    </w:p>
    <w:p w14:paraId="1333959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 &amp; Review of Records</w:t>
      </w:r>
    </w:p>
    <w:p w14:paraId="3CFF15AE" w14:textId="77777777" w:rsidR="00AE3688" w:rsidRDefault="00AE3688">
      <w:pPr>
        <w:widowControl w:val="0"/>
        <w:spacing w:line="240" w:lineRule="auto"/>
        <w:ind w:left="720"/>
        <w:rPr>
          <w:rFonts w:ascii="Georgia" w:eastAsia="Georgia" w:hAnsi="Georgia" w:cs="Georgia"/>
          <w:b/>
          <w:sz w:val="24"/>
          <w:szCs w:val="24"/>
        </w:rPr>
      </w:pPr>
    </w:p>
    <w:p w14:paraId="20EF7ACC"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MEDICAL/ DEVELOPMENTAL HISTORY</w:t>
      </w:r>
      <w:r>
        <w:rPr>
          <w:rFonts w:ascii="Georgia" w:eastAsia="Georgia" w:hAnsi="Georgia" w:cs="Georgia"/>
          <w:b/>
          <w:sz w:val="24"/>
          <w:szCs w:val="24"/>
        </w:rPr>
        <w:t>:</w:t>
      </w:r>
    </w:p>
    <w:p w14:paraId="1E469BA2" w14:textId="77777777" w:rsidR="00AE3688" w:rsidRDefault="00AE3688">
      <w:pPr>
        <w:widowControl w:val="0"/>
        <w:spacing w:line="240" w:lineRule="auto"/>
        <w:rPr>
          <w:rFonts w:ascii="Georgia" w:eastAsia="Georgia" w:hAnsi="Georgia" w:cs="Georgia"/>
          <w:sz w:val="24"/>
          <w:szCs w:val="24"/>
        </w:rPr>
      </w:pPr>
    </w:p>
    <w:p w14:paraId="15CD602F" w14:textId="7A175089"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Living Environment</w:t>
      </w:r>
      <w:r>
        <w:rPr>
          <w:rFonts w:ascii="Georgia" w:eastAsia="Georgia" w:hAnsi="Georgia" w:cs="Georgia"/>
          <w:sz w:val="24"/>
          <w:szCs w:val="24"/>
        </w:rPr>
        <w:t>: {{Patient First Name}} lives in {{Residence City/State}} with {{Preferred Pronouns 2}}</w:t>
      </w:r>
      <w:r w:rsidR="00BD2A23">
        <w:rPr>
          <w:rFonts w:ascii="Georgia" w:eastAsia="Georgia" w:hAnsi="Georgia" w:cs="Georgia"/>
          <w:sz w:val="24"/>
          <w:szCs w:val="24"/>
        </w:rPr>
        <w:t xml:space="preserve"> </w:t>
      </w:r>
      <w:r w:rsidR="00BD2A23">
        <w:rPr>
          <w:rFonts w:ascii="Georgia" w:eastAsia="Georgia" w:hAnsi="Georgia" w:cs="Georgia"/>
          <w:sz w:val="24"/>
          <w:szCs w:val="24"/>
        </w:rPr>
        <w:t>{{Narrative}}</w:t>
      </w:r>
      <w:r>
        <w:rPr>
          <w:rFonts w:ascii="Georgia" w:eastAsia="Georgia" w:hAnsi="Georgia" w:cs="Georgia"/>
          <w:sz w:val="24"/>
          <w:szCs w:val="24"/>
        </w:rPr>
        <w:t>.</w:t>
      </w:r>
    </w:p>
    <w:p w14:paraId="02EFA5BF" w14:textId="77777777" w:rsidR="00AE3688" w:rsidRDefault="00AE3688">
      <w:pPr>
        <w:widowControl w:val="0"/>
        <w:spacing w:line="240" w:lineRule="auto"/>
        <w:rPr>
          <w:rFonts w:ascii="Georgia" w:eastAsia="Georgia" w:hAnsi="Georgia" w:cs="Georgia"/>
          <w:sz w:val="24"/>
          <w:szCs w:val="24"/>
        </w:rPr>
      </w:pPr>
    </w:p>
    <w:p w14:paraId="4DFC26A0" w14:textId="77777777" w:rsidR="00AB704B" w:rsidRDefault="00000000" w:rsidP="00AB704B">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5D62B8BE" w14:textId="77777777" w:rsidR="00AB704B" w:rsidRDefault="00AB704B" w:rsidP="00AB704B">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2F562B17" w14:textId="77777777" w:rsidR="00AB704B" w:rsidRDefault="00AB704B" w:rsidP="00AB704B">
      <w:pPr>
        <w:widowControl w:val="0"/>
        <w:numPr>
          <w:ilvl w:val="0"/>
          <w:numId w:val="8"/>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3EA2B69B" w14:textId="77777777" w:rsidR="00AE3688" w:rsidRDefault="00000000">
      <w:pPr>
        <w:widowControl w:val="0"/>
        <w:spacing w:line="240" w:lineRule="auto"/>
        <w:rPr>
          <w:rFonts w:ascii="Georgia" w:eastAsia="Georgia" w:hAnsi="Georgia" w:cs="Georgia"/>
          <w:sz w:val="24"/>
          <w:szCs w:val="24"/>
          <w:u w:val="single"/>
        </w:rPr>
      </w:pPr>
      <w:r>
        <w:rPr>
          <w:rFonts w:ascii="Georgia" w:eastAsia="Georgia" w:hAnsi="Georgia" w:cs="Georgia"/>
          <w:b/>
          <w:sz w:val="24"/>
          <w:szCs w:val="24"/>
          <w:u w:val="single"/>
        </w:rPr>
        <w:br/>
      </w:r>
      <w:r>
        <w:rPr>
          <w:rFonts w:ascii="Georgia" w:eastAsia="Georgia" w:hAnsi="Georgia" w:cs="Georgia"/>
          <w:sz w:val="24"/>
          <w:szCs w:val="24"/>
          <w:u w:val="single"/>
        </w:rPr>
        <w:t xml:space="preserve">Developmental: </w:t>
      </w:r>
    </w:p>
    <w:p w14:paraId="03443CD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w:t>
      </w:r>
    </w:p>
    <w:p w14:paraId="6BDFBAFB" w14:textId="77777777" w:rsidR="00AE3688" w:rsidRDefault="00AE3688">
      <w:pPr>
        <w:widowControl w:val="0"/>
        <w:spacing w:line="240" w:lineRule="auto"/>
        <w:rPr>
          <w:rFonts w:ascii="Georgia" w:eastAsia="Georgia" w:hAnsi="Georgia" w:cs="Georgia"/>
          <w:b/>
          <w:sz w:val="24"/>
          <w:szCs w:val="24"/>
          <w:u w:val="single"/>
        </w:rPr>
      </w:pPr>
    </w:p>
    <w:p w14:paraId="01152115" w14:textId="77777777" w:rsidR="00AE3688" w:rsidRDefault="00AE3688">
      <w:pPr>
        <w:widowControl w:val="0"/>
        <w:spacing w:line="240" w:lineRule="auto"/>
        <w:rPr>
          <w:rFonts w:ascii="Georgia" w:eastAsia="Georgia" w:hAnsi="Georgia" w:cs="Georgia"/>
          <w:sz w:val="24"/>
          <w:szCs w:val="24"/>
          <w:u w:val="single"/>
        </w:rPr>
      </w:pPr>
    </w:p>
    <w:p w14:paraId="22A2CA6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Medical Diagnoses</w:t>
      </w:r>
      <w:r>
        <w:rPr>
          <w:rFonts w:ascii="Georgia" w:eastAsia="Georgia" w:hAnsi="Georgia" w:cs="Georgia"/>
          <w:sz w:val="24"/>
          <w:szCs w:val="24"/>
        </w:rPr>
        <w:t xml:space="preserve">: </w:t>
      </w:r>
    </w:p>
    <w:p w14:paraId="5A3C2FA8"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lastRenderedPageBreak/>
        <w:t>{{Medical Diagnoses}}</w:t>
      </w:r>
    </w:p>
    <w:p w14:paraId="51FD1BA1" w14:textId="77777777" w:rsidR="00AE3688" w:rsidRDefault="00AE3688">
      <w:pPr>
        <w:widowControl w:val="0"/>
        <w:spacing w:line="240" w:lineRule="auto"/>
        <w:rPr>
          <w:rFonts w:ascii="Georgia" w:eastAsia="Georgia" w:hAnsi="Georgia" w:cs="Georgia"/>
          <w:sz w:val="24"/>
          <w:szCs w:val="24"/>
        </w:rPr>
      </w:pPr>
    </w:p>
    <w:p w14:paraId="7619DEA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5980A85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37C686B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b/>
          <w:sz w:val="24"/>
          <w:szCs w:val="24"/>
          <w:u w:val="single"/>
        </w:rPr>
        <w:t>EDUCATIONAL BACKGROUND</w:t>
      </w:r>
      <w:r>
        <w:rPr>
          <w:rFonts w:ascii="Georgia" w:eastAsia="Georgia" w:hAnsi="Georgia" w:cs="Georgia"/>
          <w:b/>
          <w:sz w:val="24"/>
          <w:szCs w:val="24"/>
        </w:rPr>
        <w:t>:</w:t>
      </w:r>
    </w:p>
    <w:p w14:paraId="3D4AB4D7" w14:textId="78E0159B" w:rsidR="00AE3688" w:rsidRDefault="00AE3688">
      <w:pPr>
        <w:tabs>
          <w:tab w:val="left" w:pos="3510"/>
        </w:tabs>
        <w:spacing w:line="228" w:lineRule="auto"/>
        <w:rPr>
          <w:rFonts w:ascii="Georgia" w:eastAsia="Georgia" w:hAnsi="Georgia" w:cs="Georgia"/>
          <w:sz w:val="24"/>
          <w:szCs w:val="24"/>
        </w:rPr>
      </w:pPr>
    </w:p>
    <w:p w14:paraId="1BD56606" w14:textId="77777777" w:rsidR="00F9431F" w:rsidRDefault="00F9431F" w:rsidP="00F9431F">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41F2D4AA" w14:textId="77777777" w:rsidR="00F9431F" w:rsidRDefault="00F9431F">
      <w:pPr>
        <w:tabs>
          <w:tab w:val="left" w:pos="3510"/>
        </w:tabs>
        <w:spacing w:line="228" w:lineRule="auto"/>
        <w:rPr>
          <w:rFonts w:ascii="Georgia" w:eastAsia="Georgia" w:hAnsi="Georgia" w:cs="Georgia"/>
          <w:sz w:val="24"/>
          <w:szCs w:val="24"/>
        </w:rPr>
      </w:pPr>
    </w:p>
    <w:p w14:paraId="7608635C" w14:textId="77777777" w:rsidR="00AE3688"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23A31EDC" w14:textId="5AA3BC64" w:rsidR="00AE3688" w:rsidRPr="001F7606" w:rsidRDefault="00000000" w:rsidP="001F7606">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43E3A554" w14:textId="77777777" w:rsidR="00AE3688"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F4A6554" w14:textId="77777777" w:rsidR="00AE3688" w:rsidRDefault="00AE3688">
      <w:pPr>
        <w:spacing w:line="228" w:lineRule="auto"/>
        <w:rPr>
          <w:rFonts w:ascii="Georgia" w:eastAsia="Georgia" w:hAnsi="Georgia" w:cs="Georgia"/>
          <w:b/>
          <w:sz w:val="24"/>
          <w:szCs w:val="24"/>
          <w:u w:val="single"/>
        </w:rPr>
      </w:pPr>
    </w:p>
    <w:p w14:paraId="341E0AE1" w14:textId="77777777" w:rsidR="00AE3688"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7F941886" w14:textId="77777777" w:rsidR="00AE3688" w:rsidRDefault="00AE3688">
      <w:pPr>
        <w:spacing w:line="228" w:lineRule="auto"/>
        <w:rPr>
          <w:rFonts w:ascii="Georgia" w:eastAsia="Georgia" w:hAnsi="Georgia" w:cs="Georgia"/>
          <w:b/>
          <w:sz w:val="24"/>
          <w:szCs w:val="24"/>
          <w:u w:val="single"/>
        </w:rPr>
      </w:pPr>
    </w:p>
    <w:p w14:paraId="6F7DD51F" w14:textId="77777777" w:rsidR="00AE3688" w:rsidRDefault="00000000">
      <w:pPr>
        <w:widowControl w:val="0"/>
        <w:spacing w:line="228" w:lineRule="auto"/>
        <w:rPr>
          <w:rFonts w:ascii="Georgia" w:eastAsia="Georgia" w:hAnsi="Georgia" w:cs="Georgia"/>
          <w:sz w:val="24"/>
          <w:szCs w:val="24"/>
        </w:rPr>
      </w:pPr>
      <w:r>
        <w:rPr>
          <w:rFonts w:ascii="Georgia" w:eastAsia="Georgia" w:hAnsi="Georgia" w:cs="Georgia"/>
          <w:sz w:val="24"/>
          <w:szCs w:val="24"/>
        </w:rPr>
        <w:t>{{Patient First Name}} presented at {{Location of the evaluation}} for the assessment. {{Preferred Pronouns 2 CAP}} attention to specific questions and tasks was brief. Considering {{Preferred Pronouns 2}} effort and level of cooperation, this assessment is thought to validly measure {{Patient First Name}}’s current functioning.</w:t>
      </w:r>
    </w:p>
    <w:p w14:paraId="4965FD9F" w14:textId="77777777" w:rsidR="00AE3688" w:rsidRDefault="00AE3688">
      <w:pPr>
        <w:widowControl w:val="0"/>
        <w:spacing w:line="228" w:lineRule="auto"/>
        <w:rPr>
          <w:rFonts w:ascii="Georgia" w:eastAsia="Georgia" w:hAnsi="Georgia" w:cs="Georgia"/>
          <w:i/>
          <w:sz w:val="24"/>
          <w:szCs w:val="24"/>
          <w:highlight w:val="yellow"/>
        </w:rPr>
      </w:pPr>
    </w:p>
    <w:p w14:paraId="68BFA43C" w14:textId="77777777" w:rsidR="00AE3688"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Social Affect</w:t>
      </w:r>
      <w:r>
        <w:rPr>
          <w:rFonts w:ascii="Georgia" w:eastAsia="Georgia" w:hAnsi="Georgia" w:cs="Georgia"/>
          <w:sz w:val="24"/>
          <w:szCs w:val="24"/>
        </w:rPr>
        <w:t>: {{Patient First Name}} spoke in sentences with a prosody notable for being irregular in rhythm and rate. There was evidence of echolalia and scripting. Facial expressions were appropriately varied but not consistently directed toward me. {{Patient First Name}}’s gestures were well-integrated with {{Preferred Pronouns 2}} speech, but {{Preferred Pronouns 2}} insight into social relationships and emotions was less than expected given {{Preferred Pronouns 2}} language level. {{Preferred Pronouns 2 CAP}} social overtures and responses were awkward. The overall overaction was comfortable, but not sustained with me today.</w:t>
      </w:r>
    </w:p>
    <w:p w14:paraId="1B0C8C15" w14:textId="77777777" w:rsidR="00AE3688" w:rsidRDefault="00000000">
      <w:pPr>
        <w:widowControl w:val="0"/>
        <w:spacing w:before="240" w:after="240" w:line="228" w:lineRule="auto"/>
        <w:rPr>
          <w:rFonts w:ascii="Georgia" w:eastAsia="Georgia" w:hAnsi="Georgia" w:cs="Georgia"/>
          <w:sz w:val="24"/>
          <w:szCs w:val="24"/>
        </w:rPr>
      </w:pPr>
      <w:r>
        <w:rPr>
          <w:rFonts w:ascii="Georgia" w:eastAsia="Georgia" w:hAnsi="Georgia" w:cs="Georgia"/>
          <w:i/>
          <w:sz w:val="24"/>
          <w:szCs w:val="24"/>
        </w:rPr>
        <w:t>Restricted and Repetitive Behavior</w:t>
      </w:r>
      <w:r>
        <w:rPr>
          <w:rFonts w:ascii="Georgia" w:eastAsia="Georgia" w:hAnsi="Georgia" w:cs="Georgia"/>
          <w:sz w:val="24"/>
          <w:szCs w:val="24"/>
        </w:rPr>
        <w:t xml:space="preserve">: {{Patient First Name}} moved {{Preferred Pronouns 2}} hands and body in a repetitive manner. {{Preferred Pronouns 1 CAP}} displayed an intense interest in certain topics during conversation, and I observed this to follow {{Preferred Pronouns 2}} train of thought to a level that limited {{Preferred Pronouns 2}} social reciprocity. </w:t>
      </w:r>
    </w:p>
    <w:p w14:paraId="4B66C5E3" w14:textId="77777777" w:rsidR="00AE3688" w:rsidRDefault="00AE3688">
      <w:pPr>
        <w:widowControl w:val="0"/>
        <w:spacing w:line="228" w:lineRule="auto"/>
        <w:rPr>
          <w:rFonts w:ascii="Georgia" w:eastAsia="Georgia" w:hAnsi="Georgia" w:cs="Georgia"/>
          <w:b/>
          <w:sz w:val="24"/>
          <w:szCs w:val="24"/>
          <w:u w:val="single"/>
        </w:rPr>
      </w:pPr>
    </w:p>
    <w:p w14:paraId="40C28183" w14:textId="77777777" w:rsidR="00AE3688"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t>ASSESSMENTS</w:t>
      </w:r>
      <w:r>
        <w:rPr>
          <w:rFonts w:ascii="Georgia" w:eastAsia="Georgia" w:hAnsi="Georgia" w:cs="Georgia"/>
          <w:b/>
          <w:sz w:val="24"/>
          <w:szCs w:val="24"/>
        </w:rPr>
        <w:t>:</w:t>
      </w:r>
    </w:p>
    <w:p w14:paraId="00EF5596" w14:textId="77777777" w:rsidR="00AE3688" w:rsidRDefault="00AE3688">
      <w:pPr>
        <w:widowControl w:val="0"/>
        <w:spacing w:line="228" w:lineRule="auto"/>
        <w:rPr>
          <w:rFonts w:ascii="Georgia" w:eastAsia="Georgia" w:hAnsi="Georgia" w:cs="Georgia"/>
          <w:i/>
          <w:sz w:val="24"/>
          <w:szCs w:val="24"/>
          <w:u w:val="single"/>
        </w:rPr>
      </w:pPr>
    </w:p>
    <w:p w14:paraId="78B30A8B" w14:textId="0A2B4214" w:rsidR="00AE3688" w:rsidRPr="00330005" w:rsidDel="00330005" w:rsidRDefault="00330005" w:rsidP="00330005">
      <w:pPr>
        <w:spacing w:line="240" w:lineRule="auto"/>
        <w:rPr>
          <w:del w:id="0" w:author="Tran, Linh" w:date="2025-06-30T12:05:00Z" w16du:dateUtc="2025-06-30T16:05:00Z"/>
          <w:rFonts w:ascii="Georgia" w:eastAsia="Georgia" w:hAnsi="Georgia" w:cs="Georgia"/>
          <w:iCs/>
          <w:sz w:val="24"/>
          <w:szCs w:val="24"/>
          <w:u w:val="single"/>
          <w:lang w:val="en-US"/>
          <w:rPrChange w:id="1" w:author="Tran, Linh" w:date="2025-06-30T12:05:00Z" w16du:dateUtc="2025-06-30T16:05:00Z">
            <w:rPr>
              <w:del w:id="2" w:author="Tran, Linh" w:date="2025-06-30T12:05:00Z" w16du:dateUtc="2025-06-30T16:05:00Z"/>
              <w:rFonts w:ascii="Georgia" w:eastAsia="Georgia" w:hAnsi="Georgia" w:cs="Georgia"/>
              <w:i/>
              <w:sz w:val="24"/>
              <w:szCs w:val="24"/>
              <w:u w:val="single"/>
            </w:rPr>
          </w:rPrChange>
        </w:rPr>
        <w:pPrChange w:id="3" w:author="Tran, Linh" w:date="2025-06-30T12:05:00Z" w16du:dateUtc="2025-06-30T16:05:00Z">
          <w:pPr>
            <w:spacing w:line="240" w:lineRule="auto"/>
          </w:pPr>
        </w:pPrChange>
      </w:pPr>
      <w:ins w:id="4" w:author="Tran, Linh" w:date="2025-06-30T12:05:00Z">
        <w:r w:rsidRPr="00330005">
          <w:rPr>
            <w:rFonts w:ascii="Georgia" w:eastAsia="Georgia" w:hAnsi="Georgia" w:cs="Georgia"/>
            <w:iCs/>
            <w:sz w:val="24"/>
            <w:szCs w:val="24"/>
            <w:u w:val="single"/>
            <w:lang w:val="en-US"/>
            <w:rPrChange w:id="5" w:author="Tran, Linh" w:date="2025-06-30T12:05:00Z" w16du:dateUtc="2025-06-30T16:05:00Z">
              <w:rPr>
                <w:rFonts w:ascii="Georgia" w:eastAsia="Georgia" w:hAnsi="Georgia" w:cs="Georgia"/>
                <w:i/>
                <w:sz w:val="24"/>
                <w:szCs w:val="24"/>
                <w:u w:val="single"/>
                <w:lang w:val="en-US"/>
              </w:rPr>
            </w:rPrChange>
          </w:rPr>
          <w:t>[[SCQ Report Information]]</w:t>
        </w:r>
      </w:ins>
      <w:del w:id="6" w:author="Tran, Linh" w:date="2025-06-30T12:05:00Z" w16du:dateUtc="2025-06-30T16:05:00Z">
        <w:r w:rsidR="00000000" w:rsidDel="00330005">
          <w:rPr>
            <w:rFonts w:ascii="Georgia" w:eastAsia="Georgia" w:hAnsi="Georgia" w:cs="Georgia"/>
            <w:i/>
            <w:sz w:val="24"/>
            <w:szCs w:val="24"/>
            <w:u w:val="single"/>
          </w:rPr>
          <w:delText>Social Communication Questionnaire (SCQ) – Lifetime Form</w:delText>
        </w:r>
      </w:del>
    </w:p>
    <w:p w14:paraId="07A87967" w14:textId="15CEB5E7" w:rsidR="00AE3688" w:rsidDel="00330005" w:rsidRDefault="00000000">
      <w:pPr>
        <w:spacing w:line="240" w:lineRule="auto"/>
        <w:rPr>
          <w:del w:id="7" w:author="Tran, Linh" w:date="2025-06-30T12:05:00Z" w16du:dateUtc="2025-06-30T16:05:00Z"/>
          <w:rFonts w:ascii="Georgia" w:eastAsia="Georgia" w:hAnsi="Georgia" w:cs="Georgia"/>
          <w:sz w:val="24"/>
          <w:szCs w:val="24"/>
        </w:rPr>
      </w:pPr>
      <w:del w:id="8" w:author="Tran, Linh" w:date="2025-06-30T12:05:00Z" w16du:dateUtc="2025-06-30T16:05:00Z">
        <w:r w:rsidDel="00330005">
          <w:rPr>
            <w:rFonts w:ascii="Georgia" w:eastAsia="Georgia" w:hAnsi="Georgia" w:cs="Georgia"/>
            <w:sz w:val="24"/>
            <w:szCs w:val="24"/>
          </w:rPr>
          <w:delText>The SCQ evaluates for symptoms of autism spectrum disorder across developmental</w:delText>
        </w:r>
      </w:del>
    </w:p>
    <w:p w14:paraId="654609A8" w14:textId="4D15887A" w:rsidR="00AE3688" w:rsidDel="00330005" w:rsidRDefault="00000000">
      <w:pPr>
        <w:keepLines/>
        <w:widowControl w:val="0"/>
        <w:spacing w:line="240" w:lineRule="auto"/>
        <w:rPr>
          <w:del w:id="9" w:author="Tran, Linh" w:date="2025-06-30T12:05:00Z" w16du:dateUtc="2025-06-30T16:05:00Z"/>
          <w:rFonts w:ascii="Georgia" w:eastAsia="Georgia" w:hAnsi="Georgia" w:cs="Georgia"/>
          <w:b/>
          <w:i/>
          <w:sz w:val="24"/>
          <w:szCs w:val="24"/>
        </w:rPr>
      </w:pPr>
      <w:del w:id="10" w:author="Tran, Linh" w:date="2025-06-30T12:05:00Z" w16du:dateUtc="2025-06-30T16:05:00Z">
        <w:r w:rsidDel="00330005">
          <w:rPr>
            <w:rFonts w:ascii="Georgia" w:eastAsia="Georgia" w:hAnsi="Georgia" w:cs="Georgia"/>
            <w:sz w:val="24"/>
            <w:szCs w:val="24"/>
          </w:rPr>
          <w:delText xml:space="preserve">history. Scores above 15 are suggestive of an autism diagnosis. Based on the {{Caregiver type}}’s report, </w:delText>
        </w:r>
        <w:r w:rsidDel="00330005">
          <w:rPr>
            <w:rFonts w:ascii="Georgia" w:eastAsia="Georgia" w:hAnsi="Georgia" w:cs="Georgia"/>
            <w:b/>
            <w:sz w:val="24"/>
            <w:szCs w:val="24"/>
          </w:rPr>
          <w:delText xml:space="preserve">{{Patient First Name}}’s score was {{Results (SCQ) – Lifetime Form}}. </w:delText>
        </w:r>
        <w:r w:rsidDel="00330005">
          <w:rPr>
            <w:rFonts w:ascii="Georgia" w:eastAsia="Georgia" w:hAnsi="Georgia" w:cs="Georgia"/>
            <w:b/>
            <w:i/>
            <w:sz w:val="24"/>
            <w:szCs w:val="24"/>
          </w:rPr>
          <w:delText>This score is clearly consistent with autism at present.</w:delText>
        </w:r>
      </w:del>
    </w:p>
    <w:p w14:paraId="4AED566F" w14:textId="77777777" w:rsidR="00AE3688" w:rsidRDefault="00AE3688">
      <w:pPr>
        <w:keepLines/>
        <w:widowControl w:val="0"/>
        <w:spacing w:line="240" w:lineRule="auto"/>
        <w:rPr>
          <w:rFonts w:ascii="Georgia" w:eastAsia="Georgia" w:hAnsi="Georgia" w:cs="Georgia"/>
          <w:i/>
          <w:sz w:val="24"/>
          <w:szCs w:val="24"/>
          <w:u w:val="single"/>
        </w:rPr>
      </w:pPr>
    </w:p>
    <w:p w14:paraId="0E19C974" w14:textId="77777777" w:rsidR="00AE3688" w:rsidRDefault="00000000">
      <w:pPr>
        <w:keepLines/>
        <w:widowControl w:val="0"/>
        <w:spacing w:line="240" w:lineRule="auto"/>
        <w:rPr>
          <w:rFonts w:ascii="Georgia" w:eastAsia="Georgia" w:hAnsi="Georgia" w:cs="Georgia"/>
          <w:sz w:val="24"/>
          <w:szCs w:val="24"/>
        </w:rPr>
      </w:pPr>
      <w:r>
        <w:rPr>
          <w:rFonts w:ascii="Georgia" w:eastAsia="Georgia" w:hAnsi="Georgia" w:cs="Georgia"/>
          <w:i/>
          <w:sz w:val="24"/>
          <w:szCs w:val="24"/>
          <w:u w:val="single"/>
        </w:rPr>
        <w:t>Autism Diagnostic Observation Schedule - Second Edition (ADOS-2), Module 3</w:t>
      </w:r>
      <w:r>
        <w:rPr>
          <w:rFonts w:ascii="Georgia" w:eastAsia="Georgia" w:hAnsi="Georgia" w:cs="Georgia"/>
          <w:i/>
          <w:sz w:val="24"/>
          <w:szCs w:val="24"/>
        </w:rPr>
        <w:t xml:space="preserve">         </w:t>
      </w: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3 is for older children with fluent speech. </w:t>
      </w:r>
    </w:p>
    <w:p w14:paraId="0E52148D" w14:textId="77777777" w:rsidR="00AE3688" w:rsidRDefault="00000000">
      <w:pPr>
        <w:spacing w:before="240" w:after="240" w:line="240" w:lineRule="auto"/>
        <w:rPr>
          <w:rFonts w:ascii="Georgia" w:eastAsia="Georgia" w:hAnsi="Georgia" w:cs="Georgia"/>
          <w:sz w:val="24"/>
          <w:szCs w:val="24"/>
        </w:rPr>
      </w:pPr>
      <w:r>
        <w:rPr>
          <w:rFonts w:ascii="Georgia" w:eastAsia="Georgia" w:hAnsi="Georgia" w:cs="Georgia"/>
          <w:sz w:val="24"/>
          <w:szCs w:val="24"/>
        </w:rPr>
        <w:lastRenderedPageBreak/>
        <w:t xml:space="preserve">ADOS-2 scores should be used in conjunction with information regarding {{Patient First Name}}’s developmental history, current functioning, and diagnostic formulation provided. </w:t>
      </w:r>
    </w:p>
    <w:p w14:paraId="32F8656D" w14:textId="53ABAA25" w:rsidR="00910AF3" w:rsidRDefault="00000000" w:rsidP="00910AF3">
      <w:pPr>
        <w:spacing w:before="240" w:after="240" w:line="240" w:lineRule="auto"/>
        <w:rPr>
          <w:rFonts w:ascii="Georgia" w:eastAsia="Georgia" w:hAnsi="Georgia" w:cs="Georgia"/>
          <w:b/>
          <w:i/>
          <w:sz w:val="24"/>
          <w:szCs w:val="24"/>
        </w:rPr>
      </w:pPr>
      <w:r>
        <w:rPr>
          <w:rFonts w:ascii="Georgia" w:eastAsia="Georgia" w:hAnsi="Georgia" w:cs="Georgia"/>
          <w:b/>
          <w:i/>
          <w:sz w:val="24"/>
          <w:szCs w:val="24"/>
        </w:rPr>
        <w:t xml:space="preserve">{{Patient First Name}}'s performance during the ADOS-2, Module 3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t>
      </w:r>
      <w:r>
        <w:rPr>
          <w:rFonts w:ascii="Georgia" w:eastAsia="Georgia" w:hAnsi="Georgia" w:cs="Georgia"/>
          <w:b/>
          <w:i/>
          <w:sz w:val="24"/>
          <w:szCs w:val="24"/>
          <w:u w:val="single"/>
        </w:rPr>
        <w:t>consistent with the presence</w:t>
      </w:r>
      <w:r>
        <w:rPr>
          <w:rFonts w:ascii="Georgia" w:eastAsia="Georgia" w:hAnsi="Georgia" w:cs="Georgia"/>
          <w:b/>
          <w:i/>
          <w:sz w:val="24"/>
          <w:szCs w:val="24"/>
        </w:rPr>
        <w:t xml:space="preserve"> of autism spectrum disorder.</w:t>
      </w:r>
    </w:p>
    <w:p w14:paraId="37A618E2" w14:textId="5C722F64" w:rsidR="00282D81" w:rsidRPr="00282D81" w:rsidRDefault="00282D81" w:rsidP="00910AF3">
      <w:pPr>
        <w:spacing w:before="240" w:after="240" w:line="240" w:lineRule="auto"/>
        <w:rPr>
          <w:rFonts w:ascii="Georgia" w:eastAsia="Georgia" w:hAnsi="Georgia" w:cs="Georgia"/>
          <w:iCs/>
          <w:sz w:val="24"/>
          <w:szCs w:val="24"/>
          <w:lang w:val="en-US"/>
        </w:rPr>
      </w:pPr>
      <w:r w:rsidRPr="00282D81">
        <w:rPr>
          <w:rFonts w:ascii="Georgia" w:eastAsia="Georgia" w:hAnsi="Georgia" w:cs="Georgia"/>
          <w:iCs/>
          <w:sz w:val="24"/>
          <w:szCs w:val="24"/>
          <w:lang w:val="en-US"/>
        </w:rPr>
        <w:t>[[SRS Report Information]]</w:t>
      </w:r>
    </w:p>
    <w:p w14:paraId="3F8C97C9" w14:textId="4050CD78" w:rsidR="00AE3688" w:rsidDel="00282D81" w:rsidRDefault="00910AF3">
      <w:pPr>
        <w:spacing w:before="240" w:after="240" w:line="240" w:lineRule="auto"/>
        <w:rPr>
          <w:del w:id="11" w:author="Tran, Linh" w:date="2025-06-30T11:50:00Z" w16du:dateUtc="2025-06-30T15:50:00Z"/>
          <w:rFonts w:ascii="Georgia" w:eastAsia="Georgia" w:hAnsi="Georgia" w:cs="Georgia"/>
          <w:sz w:val="24"/>
          <w:szCs w:val="24"/>
        </w:rPr>
      </w:pPr>
      <w:del w:id="12" w:author="Tran, Linh" w:date="2025-06-30T11:50:00Z" w16du:dateUtc="2025-06-30T15:50:00Z">
        <w:r w:rsidDel="00282D81">
          <w:rPr>
            <w:rFonts w:ascii="Georgia" w:eastAsia="Georgia" w:hAnsi="Georgia" w:cs="Georgia"/>
            <w:i/>
            <w:sz w:val="24"/>
            <w:szCs w:val="24"/>
            <w:u w:val="single"/>
          </w:rPr>
          <w:delText>Social Responsiveness Scale – Second Edition (SRS-2) – Parent &amp; Teacher Report</w:delText>
        </w:r>
        <w:r w:rsidR="00000000" w:rsidDel="00282D81">
          <w:rPr>
            <w:rFonts w:ascii="Georgia" w:eastAsia="Georgia" w:hAnsi="Georgia" w:cs="Georgia"/>
            <w:i/>
            <w:sz w:val="24"/>
            <w:szCs w:val="24"/>
            <w:u w:val="single"/>
          </w:rPr>
          <w:br/>
        </w:r>
        <w:r w:rsidR="00000000" w:rsidDel="00282D81">
          <w:rPr>
            <w:rFonts w:ascii="Georgia" w:eastAsia="Georgia" w:hAnsi="Georgia" w:cs="Georgia"/>
            <w:sz w:val="24"/>
            <w:szCs w:val="24"/>
          </w:rPr>
          <w:delText>The SRS-2 is an objective measure that identifies social impairments associated with autism spectrum disorder and quantifies ASD-related severity throughout the lifespan.</w:delText>
        </w:r>
      </w:del>
    </w:p>
    <w:p w14:paraId="0FA7D044" w14:textId="3616A91C" w:rsidR="00AE3688" w:rsidDel="00282D81" w:rsidRDefault="00000000">
      <w:pPr>
        <w:spacing w:before="240" w:after="240" w:line="240" w:lineRule="auto"/>
        <w:rPr>
          <w:del w:id="13" w:author="Tran, Linh" w:date="2025-06-30T11:50:00Z" w16du:dateUtc="2025-06-30T15:50:00Z"/>
          <w:rFonts w:ascii="Georgia" w:eastAsia="Georgia" w:hAnsi="Georgia" w:cs="Georgia"/>
          <w:sz w:val="24"/>
          <w:szCs w:val="24"/>
        </w:rPr>
      </w:pPr>
      <w:del w:id="14" w:author="Tran, Linh" w:date="2025-06-30T11:50:00Z" w16du:dateUtc="2025-06-30T15:50:00Z">
        <w:r w:rsidDel="00282D81">
          <w:rPr>
            <w:rFonts w:ascii="Georgia" w:eastAsia="Georgia" w:hAnsi="Georgia" w:cs="Georgia"/>
            <w:sz w:val="24"/>
            <w:szCs w:val="24"/>
          </w:rPr>
          <w:delText xml:space="preserve">Studies show that the SRS-2 discriminates both </w:delText>
        </w:r>
        <w:r w:rsidDel="00282D81">
          <w:rPr>
            <w:rFonts w:ascii="Georgia" w:eastAsia="Georgia" w:hAnsi="Georgia" w:cs="Georgia"/>
            <w:i/>
            <w:sz w:val="24"/>
            <w:szCs w:val="24"/>
          </w:rPr>
          <w:delText>within</w:delText>
        </w:r>
        <w:r w:rsidDel="00282D81">
          <w:rPr>
            <w:rFonts w:ascii="Georgia" w:eastAsia="Georgia" w:hAnsi="Georgia" w:cs="Georgia"/>
            <w:sz w:val="24"/>
            <w:szCs w:val="24"/>
          </w:rPr>
          <w:delText xml:space="preserve"> the autism spectrum and </w:delText>
        </w:r>
        <w:r w:rsidDel="00282D81">
          <w:rPr>
            <w:rFonts w:ascii="Georgia" w:eastAsia="Georgia" w:hAnsi="Georgia" w:cs="Georgia"/>
            <w:i/>
            <w:sz w:val="24"/>
            <w:szCs w:val="24"/>
          </w:rPr>
          <w:delText>between</w:delText>
        </w:r>
        <w:r w:rsidDel="00282D81">
          <w:rPr>
            <w:rFonts w:ascii="Georgia" w:eastAsia="Georgia" w:hAnsi="Georgia" w:cs="Georgia"/>
            <w:sz w:val="24"/>
            <w:szCs w:val="24"/>
          </w:rPr>
          <w:delText xml:space="preserve"> ASD and other disorder, which makes the test useful for differential diagnosis. Raters evaluate symptoms using a scale representing a range of severity. Although not used for diagnosis, subscale scores are helpful in designing and evaluating treatment.</w:delText>
        </w:r>
      </w:del>
    </w:p>
    <w:p w14:paraId="37F375DB" w14:textId="48CA67FA" w:rsidR="00AE3688" w:rsidRPr="00DA1B88" w:rsidDel="00282D81" w:rsidRDefault="00000000">
      <w:pPr>
        <w:spacing w:line="240" w:lineRule="auto"/>
        <w:rPr>
          <w:del w:id="15" w:author="Tran, Linh" w:date="2025-06-30T11:50:00Z" w16du:dateUtc="2025-06-30T15:50:00Z"/>
          <w:rFonts w:ascii="Georgia" w:eastAsia="Georgia" w:hAnsi="Georgia" w:cs="Georgia"/>
          <w:sz w:val="24"/>
          <w:szCs w:val="24"/>
        </w:rPr>
      </w:pPr>
      <w:del w:id="16" w:author="Tran, Linh" w:date="2025-06-30T11:50:00Z" w16du:dateUtc="2025-06-30T15:50:00Z">
        <w:r w:rsidDel="00282D81">
          <w:rPr>
            <w:rFonts w:ascii="Georgia" w:eastAsia="Georgia" w:hAnsi="Georgia" w:cs="Georgia"/>
            <w:sz w:val="24"/>
            <w:szCs w:val="24"/>
          </w:rPr>
          <w:delText>SRS-2 scores are reported here as T-scores with a mean of 50 and a standard deviation of 10 with higher scores indicating greater levels of concern for how social behavior impacts or interferes with everyday interactions. The following interpretative guidelines are offered here for the benefit of the reader: Less than 59 indicates within normal limits, between 60 and 65 as mild concern, between 65 and 75 as moderate concern, and greater than 76 as severe. {{Patient First Name}} ’s {{Caregiver type}} and teacher reported the following:</w:delText>
        </w:r>
      </w:del>
    </w:p>
    <w:p w14:paraId="11FD352B" w14:textId="4355752F" w:rsidR="00AE3688" w:rsidDel="00282D81" w:rsidRDefault="00000000">
      <w:pPr>
        <w:widowControl w:val="0"/>
        <w:tabs>
          <w:tab w:val="left" w:pos="180"/>
        </w:tabs>
        <w:spacing w:before="240" w:line="240" w:lineRule="auto"/>
        <w:ind w:left="720"/>
        <w:rPr>
          <w:del w:id="17" w:author="Tran, Linh" w:date="2025-06-30T11:50:00Z" w16du:dateUtc="2025-06-30T15:50:00Z"/>
          <w:rFonts w:ascii="Georgia" w:eastAsia="Georgia" w:hAnsi="Georgia" w:cs="Georgia"/>
          <w:sz w:val="24"/>
          <w:szCs w:val="24"/>
        </w:rPr>
      </w:pPr>
      <w:del w:id="18" w:author="Tran, Linh" w:date="2025-06-30T11:50:00Z" w16du:dateUtc="2025-06-30T15:50:00Z">
        <w:r w:rsidDel="00282D81">
          <w:rPr>
            <w:rFonts w:ascii="Georgia" w:eastAsia="Georgia" w:hAnsi="Georgia" w:cs="Georgia"/>
            <w:b/>
            <w:i/>
            <w:sz w:val="24"/>
            <w:szCs w:val="24"/>
          </w:rPr>
          <w:delText>SRS-2 Total Score</w:delText>
        </w:r>
        <w:r w:rsidDel="00282D81">
          <w:rPr>
            <w:rFonts w:ascii="Georgia" w:eastAsia="Georgia" w:hAnsi="Georgia" w:cs="Georgia"/>
            <w:b/>
            <w:sz w:val="24"/>
            <w:szCs w:val="24"/>
          </w:rPr>
          <w:delText>: {{SRS-2 Score Caregiver}} ({{Caregiver type}}), {{SRS-2 Score Teacher}} (teacher)</w:delText>
        </w:r>
        <w:r w:rsidDel="00282D81">
          <w:rPr>
            <w:rFonts w:ascii="Georgia" w:eastAsia="Georgia" w:hAnsi="Georgia" w:cs="Georgia"/>
            <w:b/>
            <w:sz w:val="24"/>
            <w:szCs w:val="24"/>
          </w:rPr>
          <w:br/>
        </w:r>
        <w:r w:rsidDel="00282D81">
          <w:rPr>
            <w:rFonts w:ascii="Georgia" w:eastAsia="Georgia" w:hAnsi="Georgia" w:cs="Georgia"/>
            <w:sz w:val="24"/>
            <w:szCs w:val="24"/>
          </w:rPr>
          <w:br/>
          <w:delText>Social Communication and Interaction: {{Social Communication and Interaction Score Caregiver}} ({{Caregiver type}}), {{Social Communication and Interaction Score Teacher}} (teacher)</w:delText>
        </w:r>
        <w:r w:rsidDel="00282D81">
          <w:rPr>
            <w:rFonts w:ascii="Georgia" w:eastAsia="Georgia" w:hAnsi="Georgia" w:cs="Georgia"/>
            <w:sz w:val="24"/>
            <w:szCs w:val="24"/>
          </w:rPr>
          <w:br/>
          <w:delText>Restricted Interests and Repetitive Behavior: {{Restricted Interests and Repetitive Behavior Score Caregiver}} ({{Caregiver type}}), {{Restricted Interests and Repetitive Behavior Score Teacher}} (teacher)</w:delText>
        </w:r>
        <w:r w:rsidDel="00282D81">
          <w:rPr>
            <w:rFonts w:ascii="Georgia" w:eastAsia="Georgia" w:hAnsi="Georgia" w:cs="Georgia"/>
            <w:sz w:val="24"/>
            <w:szCs w:val="24"/>
          </w:rPr>
          <w:br/>
        </w:r>
      </w:del>
    </w:p>
    <w:p w14:paraId="39ED6799" w14:textId="0974F5C2" w:rsidR="00AE3688" w:rsidDel="00282D81" w:rsidRDefault="00000000">
      <w:pPr>
        <w:spacing w:line="240" w:lineRule="auto"/>
        <w:rPr>
          <w:del w:id="19" w:author="Tran, Linh" w:date="2025-06-30T11:51:00Z" w16du:dateUtc="2025-06-30T15:51:00Z"/>
          <w:rFonts w:ascii="Georgia" w:eastAsia="Georgia" w:hAnsi="Georgia" w:cs="Georgia"/>
          <w:b/>
          <w:sz w:val="24"/>
          <w:szCs w:val="24"/>
        </w:rPr>
      </w:pPr>
      <w:del w:id="20" w:author="Tran, Linh" w:date="2025-06-30T11:50:00Z" w16du:dateUtc="2025-06-30T15:50:00Z">
        <w:r w:rsidDel="00282D81">
          <w:rPr>
            <w:rFonts w:ascii="Georgia" w:eastAsia="Georgia" w:hAnsi="Georgia" w:cs="Georgia"/>
            <w:sz w:val="24"/>
            <w:szCs w:val="24"/>
          </w:rPr>
          <w:delText xml:space="preserve">Based on the report provided by {{Preferred Pronouns 2}} {{Caregiver type}}, </w:delText>
        </w:r>
        <w:r w:rsidDel="00282D81">
          <w:rPr>
            <w:rFonts w:ascii="Georgia" w:eastAsia="Georgia" w:hAnsi="Georgia" w:cs="Georgia"/>
            <w:i/>
            <w:sz w:val="24"/>
            <w:szCs w:val="24"/>
          </w:rPr>
          <w:delText>{{Patient First Name}}’s social communication and related behaviors</w:delText>
        </w:r>
        <w:r w:rsidDel="00282D81">
          <w:rPr>
            <w:rFonts w:ascii="Georgia" w:eastAsia="Georgia" w:hAnsi="Georgia" w:cs="Georgia"/>
            <w:sz w:val="24"/>
            <w:szCs w:val="24"/>
          </w:rPr>
          <w:delText xml:space="preserve"> </w:delText>
        </w:r>
        <w:r w:rsidDel="00282D81">
          <w:rPr>
            <w:rFonts w:ascii="Georgia" w:eastAsia="Georgia" w:hAnsi="Georgia" w:cs="Georgia"/>
            <w:i/>
            <w:sz w:val="24"/>
            <w:szCs w:val="24"/>
          </w:rPr>
          <w:delText xml:space="preserve">indicated {{Caregiver's level of concern}} concerns. </w:delText>
        </w:r>
        <w:r w:rsidDel="00282D81">
          <w:rPr>
            <w:rFonts w:ascii="Georgia" w:eastAsia="Georgia" w:hAnsi="Georgia" w:cs="Georgia"/>
            <w:sz w:val="24"/>
            <w:szCs w:val="24"/>
          </w:rPr>
          <w:delText xml:space="preserve">{{Patient First Name}}’s teacher reported a {{Teacher's level of concern}} level of concern, and </w:delText>
        </w:r>
        <w:r w:rsidDel="00282D81">
          <w:rPr>
            <w:rFonts w:ascii="Georgia" w:eastAsia="Georgia" w:hAnsi="Georgia" w:cs="Georgia"/>
            <w:b/>
            <w:sz w:val="24"/>
            <w:szCs w:val="24"/>
          </w:rPr>
          <w:delText>my observation aligned with a {{Evaluator's level of concern}} level of concern.</w:delText>
        </w:r>
      </w:del>
    </w:p>
    <w:p w14:paraId="63AC1C2A" w14:textId="77777777" w:rsidR="00AE3688" w:rsidRDefault="00AE3688">
      <w:pPr>
        <w:spacing w:line="240" w:lineRule="auto"/>
        <w:rPr>
          <w:rFonts w:ascii="Georgia" w:eastAsia="Georgia" w:hAnsi="Georgia" w:cs="Georgia"/>
          <w:b/>
          <w:sz w:val="24"/>
          <w:szCs w:val="24"/>
        </w:rPr>
      </w:pPr>
    </w:p>
    <w:p w14:paraId="5CC17151" w14:textId="286FB7AA" w:rsidR="00AE3688"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Vineland Adaptive Behavior Scales – 3rd Ed. (VABS-3) – Parent</w:t>
      </w:r>
    </w:p>
    <w:p w14:paraId="04250626"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The VABS-3 yields information about an individual’s adaptive functioning, which is the ability to independently perform daily activities for personal and social sufficiency. The Adaptive Behavior Composite measures overall adaptive functioning, while separate scores provide more details about communication, daily living skills, and socialization. </w:t>
      </w:r>
    </w:p>
    <w:p w14:paraId="1B698B7E" w14:textId="77777777" w:rsidR="00AE3688" w:rsidRDefault="00AE3688">
      <w:pPr>
        <w:spacing w:line="240" w:lineRule="auto"/>
        <w:rPr>
          <w:rFonts w:ascii="Georgia" w:eastAsia="Georgia" w:hAnsi="Georgia" w:cs="Georgia"/>
          <w:sz w:val="24"/>
          <w:szCs w:val="24"/>
        </w:rPr>
      </w:pPr>
    </w:p>
    <w:p w14:paraId="3B191047"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Standard scores on the VABS-3 have a mean of 100 and a standard deviation of 15.  Scores between 85 and 115 are within the average range for this test, scores between 70 and 84 are considered moderately low, and scores below 70 are considered very low.</w:t>
      </w:r>
    </w:p>
    <w:p w14:paraId="6D812F78" w14:textId="77777777" w:rsidR="00E37703" w:rsidRDefault="00E37703">
      <w:pPr>
        <w:spacing w:line="240" w:lineRule="auto"/>
        <w:rPr>
          <w:rFonts w:ascii="Georgia" w:eastAsia="Georgia" w:hAnsi="Georgia" w:cs="Georgia"/>
          <w:sz w:val="24"/>
          <w:szCs w:val="24"/>
        </w:rPr>
      </w:pPr>
    </w:p>
    <w:p w14:paraId="74ED1209" w14:textId="019388A7" w:rsidR="00E37703" w:rsidRDefault="00E37703">
      <w:pPr>
        <w:spacing w:line="240" w:lineRule="auto"/>
        <w:rPr>
          <w:rFonts w:ascii="Georgia" w:eastAsia="Georgia" w:hAnsi="Georgia" w:cs="Georgia"/>
          <w:sz w:val="24"/>
          <w:szCs w:val="24"/>
        </w:rPr>
      </w:pPr>
      <w:r>
        <w:rPr>
          <w:rFonts w:ascii="Georgia" w:eastAsia="Georgia" w:hAnsi="Georgia" w:cs="Georgia"/>
          <w:sz w:val="24"/>
          <w:szCs w:val="24"/>
        </w:rPr>
        <w:tab/>
        <w:t>[[Vineland Score Breakdown]]</w:t>
      </w:r>
    </w:p>
    <w:p w14:paraId="4FA1E2BA" w14:textId="77777777" w:rsidR="00AE3688" w:rsidRDefault="00AE3688">
      <w:pPr>
        <w:spacing w:line="240" w:lineRule="auto"/>
        <w:rPr>
          <w:rFonts w:ascii="Georgia" w:eastAsia="Georgia" w:hAnsi="Georgia" w:cs="Georgia"/>
          <w:b/>
          <w:sz w:val="24"/>
          <w:szCs w:val="24"/>
          <w:u w:val="single"/>
        </w:rPr>
      </w:pPr>
    </w:p>
    <w:p w14:paraId="1083EBC4"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DEVELOPMENTAL HISTORY</w:t>
      </w:r>
      <w:r>
        <w:rPr>
          <w:rFonts w:ascii="Georgia" w:eastAsia="Georgia" w:hAnsi="Georgia" w:cs="Georgia"/>
          <w:sz w:val="24"/>
          <w:szCs w:val="24"/>
        </w:rPr>
        <w:t>:</w:t>
      </w:r>
    </w:p>
    <w:p w14:paraId="2FF87640" w14:textId="77777777" w:rsidR="00AE3688" w:rsidRDefault="00AE3688">
      <w:pPr>
        <w:widowControl w:val="0"/>
        <w:spacing w:line="240" w:lineRule="auto"/>
        <w:rPr>
          <w:rFonts w:ascii="Georgia" w:eastAsia="Georgia" w:hAnsi="Georgia" w:cs="Georgia"/>
          <w:sz w:val="24"/>
          <w:szCs w:val="24"/>
        </w:rPr>
      </w:pPr>
    </w:p>
    <w:p w14:paraId="69DD49F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as well as those exhibited when {{Preferred Pronouns 1}} was younger.</w:t>
      </w:r>
    </w:p>
    <w:p w14:paraId="696C7FD2" w14:textId="77777777" w:rsidR="00AE3688" w:rsidRDefault="00AE3688">
      <w:pPr>
        <w:widowControl w:val="0"/>
        <w:spacing w:line="240" w:lineRule="auto"/>
        <w:rPr>
          <w:rFonts w:ascii="Georgia" w:eastAsia="Georgia" w:hAnsi="Georgia" w:cs="Georgia"/>
          <w:i/>
          <w:sz w:val="24"/>
          <w:szCs w:val="24"/>
        </w:rPr>
      </w:pPr>
    </w:p>
    <w:p w14:paraId="0270805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 xml:space="preserve">Social Communication Skills: </w:t>
      </w:r>
      <w:r>
        <w:rPr>
          <w:rFonts w:ascii="Georgia" w:eastAsia="Georgia" w:hAnsi="Georgia" w:cs="Georgia"/>
          <w:sz w:val="24"/>
          <w:szCs w:val="24"/>
        </w:rPr>
        <w:t>{{Patient First Name}} understands what other people say and can follow directions; {{Preferred Pronouns 1}} does tend to interpret things quite literally. {{Preferred Pronouns 1 CAP}} needs directions broken down. {{Preferred Pronouns 1 CAP}} can speak in full sentences, but {{Preferred Pronouns 1}} ability to engage in a back-and-forth conversation varies based on the topic. There are no concerns with pronoun reversals, but there is a pattern of echolalia and repetitive speech across the developmental course. Eye contact and facial expressions are appropriately varied. {{Patient First Name}} readily approaches {{Preferred Pronouns 1}} same age peers and is working to forge more meaningful friendships with classmates.</w:t>
      </w:r>
    </w:p>
    <w:p w14:paraId="30F97143" w14:textId="77777777" w:rsidR="00AE3688" w:rsidRDefault="00AE3688">
      <w:pPr>
        <w:widowControl w:val="0"/>
        <w:spacing w:line="240" w:lineRule="auto"/>
        <w:rPr>
          <w:rFonts w:ascii="Georgia" w:eastAsia="Georgia" w:hAnsi="Georgia" w:cs="Georgia"/>
          <w:i/>
          <w:sz w:val="24"/>
          <w:szCs w:val="24"/>
        </w:rPr>
      </w:pPr>
    </w:p>
    <w:p w14:paraId="6C7AEC62"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Social Communication Skills</w:t>
      </w:r>
      <w:r>
        <w:rPr>
          <w:rFonts w:ascii="Georgia" w:eastAsia="Georgia" w:hAnsi="Georgia" w:cs="Georgia"/>
          <w:sz w:val="24"/>
          <w:szCs w:val="24"/>
        </w:rPr>
        <w:t xml:space="preserve">: {{Patient First Name}} is working to communicate with words and will point to request. There is indication of using other’s hands as a tool to obtain objects. {{Patient First Name}} shows a range of facial expressions, but these are not consistently directed. Play is quite self-directed, rigid, and lacks a sense of reciprocity with peers and {{Caregiver type}}. </w:t>
      </w:r>
    </w:p>
    <w:p w14:paraId="42CB62AA" w14:textId="77777777" w:rsidR="00AE3688" w:rsidRDefault="00AE3688">
      <w:pPr>
        <w:widowControl w:val="0"/>
        <w:spacing w:line="240" w:lineRule="auto"/>
        <w:rPr>
          <w:rFonts w:ascii="Georgia" w:eastAsia="Georgia" w:hAnsi="Georgia" w:cs="Georgia"/>
          <w:sz w:val="24"/>
          <w:szCs w:val="24"/>
        </w:rPr>
      </w:pPr>
    </w:p>
    <w:p w14:paraId="0F94DF5D" w14:textId="0FDFC18E"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Repetitive Behaviors:</w:t>
      </w:r>
      <w:r>
        <w:rPr>
          <w:rFonts w:ascii="Georgia" w:eastAsia="Georgia" w:hAnsi="Georgia" w:cs="Georgia"/>
          <w:sz w:val="24"/>
          <w:szCs w:val="24"/>
        </w:rPr>
        <w:t xml:space="preserve"> {{Patient First Name}} moves {{Preferred Pronouns 2}} hands in </w:t>
      </w:r>
      <w:r>
        <w:rPr>
          <w:rFonts w:ascii="Georgia" w:eastAsia="Georgia" w:hAnsi="Georgia" w:cs="Georgia"/>
          <w:sz w:val="24"/>
          <w:szCs w:val="24"/>
        </w:rPr>
        <w:lastRenderedPageBreak/>
        <w:t xml:space="preserve">a repetitive manner. Sensory concerns include auditory aversions, tactile and olfactory seeking, and visual inspection of play items. </w:t>
      </w:r>
      <w:r w:rsidR="00C34B67">
        <w:rPr>
          <w:rFonts w:ascii="Georgia" w:eastAsia="Georgia" w:hAnsi="Georgia" w:cs="Georgia"/>
          <w:sz w:val="24"/>
          <w:szCs w:val="24"/>
        </w:rPr>
        <w:t>{{Preferred Pronouns 1 CAP}}</w:t>
      </w:r>
      <w:r>
        <w:rPr>
          <w:rFonts w:ascii="Georgia" w:eastAsia="Georgia" w:hAnsi="Georgia" w:cs="Georgia"/>
          <w:sz w:val="24"/>
          <w:szCs w:val="24"/>
        </w:rPr>
        <w:t xml:space="preserve"> has a pattern of intense and unusual interests and does well with transitions.</w:t>
      </w:r>
    </w:p>
    <w:p w14:paraId="5D49B0D3" w14:textId="77777777" w:rsidR="00AE3688" w:rsidRDefault="00AE3688">
      <w:pPr>
        <w:spacing w:line="240" w:lineRule="auto"/>
        <w:rPr>
          <w:rFonts w:ascii="Georgia" w:eastAsia="Georgia" w:hAnsi="Georgia" w:cs="Georgia"/>
          <w:sz w:val="24"/>
          <w:szCs w:val="24"/>
        </w:rPr>
      </w:pPr>
    </w:p>
    <w:p w14:paraId="6F1177C6"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Related Behavioral Concerns:</w:t>
      </w:r>
      <w:r>
        <w:rPr>
          <w:rFonts w:ascii="Georgia" w:eastAsia="Georgia" w:hAnsi="Georgia" w:cs="Georgia"/>
          <w:sz w:val="24"/>
          <w:szCs w:val="24"/>
        </w:rPr>
        <w:t xml:space="preserve"> {{Patient First Name}} currently eats a variety of foods and sleeps well. No concerns around elopement or self-injury. {{Preferred Pronouns 1 CAP}} does well with daily hygiene routines.</w:t>
      </w:r>
    </w:p>
    <w:p w14:paraId="0C2CE111" w14:textId="77777777" w:rsidR="00AE3688" w:rsidRDefault="00AE3688">
      <w:pPr>
        <w:spacing w:line="240" w:lineRule="auto"/>
        <w:rPr>
          <w:rFonts w:ascii="Georgia" w:eastAsia="Georgia" w:hAnsi="Georgia" w:cs="Georgia"/>
          <w:b/>
          <w:i/>
          <w:sz w:val="24"/>
          <w:szCs w:val="24"/>
        </w:rPr>
      </w:pPr>
    </w:p>
    <w:p w14:paraId="30C2FFA6" w14:textId="77777777" w:rsidR="00AE3688" w:rsidRDefault="00AE3688">
      <w:pPr>
        <w:spacing w:line="240" w:lineRule="auto"/>
        <w:rPr>
          <w:rFonts w:ascii="Georgia" w:eastAsia="Georgia" w:hAnsi="Georgia" w:cs="Georgia"/>
          <w:b/>
          <w:sz w:val="24"/>
          <w:szCs w:val="24"/>
          <w:u w:val="single"/>
        </w:rPr>
      </w:pPr>
    </w:p>
    <w:p w14:paraId="43D65F2B" w14:textId="77777777" w:rsidR="00AE3688" w:rsidRDefault="00000000">
      <w:pPr>
        <w:spacing w:line="240" w:lineRule="auto"/>
        <w:rPr>
          <w:rFonts w:ascii="Georgia" w:eastAsia="Georgia" w:hAnsi="Georgia" w:cs="Georgia"/>
          <w:b/>
          <w:sz w:val="24"/>
          <w:szCs w:val="24"/>
          <w:u w:val="single"/>
        </w:rPr>
      </w:pPr>
      <w:r>
        <w:br w:type="page"/>
      </w:r>
    </w:p>
    <w:p w14:paraId="120DC2A0" w14:textId="77777777" w:rsidR="00AE3688" w:rsidRDefault="00000000">
      <w:pPr>
        <w:spacing w:line="240" w:lineRule="auto"/>
        <w:rPr>
          <w:rFonts w:ascii="Georgia" w:eastAsia="Georgia" w:hAnsi="Georgia" w:cs="Georgia"/>
          <w:b/>
          <w:sz w:val="24"/>
          <w:szCs w:val="24"/>
        </w:rPr>
      </w:pPr>
      <w:r>
        <w:rPr>
          <w:rFonts w:ascii="Georgia" w:eastAsia="Georgia" w:hAnsi="Georgia" w:cs="Georgia"/>
          <w:b/>
          <w:sz w:val="24"/>
          <w:szCs w:val="24"/>
          <w:u w:val="single"/>
        </w:rPr>
        <w:lastRenderedPageBreak/>
        <w:t>DIAGNOSTIC FORMULATION</w:t>
      </w:r>
      <w:r>
        <w:rPr>
          <w:rFonts w:ascii="Georgia" w:eastAsia="Georgia" w:hAnsi="Georgia" w:cs="Georgia"/>
          <w:b/>
          <w:sz w:val="24"/>
          <w:szCs w:val="24"/>
        </w:rPr>
        <w:t>:</w:t>
      </w:r>
    </w:p>
    <w:p w14:paraId="34F02AF9" w14:textId="77777777" w:rsidR="00AE3688" w:rsidRDefault="00AE3688">
      <w:pPr>
        <w:spacing w:line="240" w:lineRule="auto"/>
        <w:rPr>
          <w:rFonts w:ascii="Georgia" w:eastAsia="Georgia" w:hAnsi="Georgia" w:cs="Georgia"/>
          <w:b/>
          <w:sz w:val="24"/>
          <w:szCs w:val="24"/>
        </w:rPr>
      </w:pPr>
    </w:p>
    <w:p w14:paraId="7CAD6ACB" w14:textId="77777777" w:rsidR="00AE3688" w:rsidRDefault="00000000">
      <w:pPr>
        <w:widowControl w:val="0"/>
        <w:tabs>
          <w:tab w:val="center" w:pos="4680"/>
        </w:tabs>
        <w:spacing w:line="240" w:lineRule="auto"/>
        <w:rPr>
          <w:rFonts w:ascii="Georgia" w:eastAsia="Georgia" w:hAnsi="Georgia" w:cs="Georgia"/>
          <w:i/>
          <w:sz w:val="24"/>
          <w:szCs w:val="24"/>
        </w:rPr>
      </w:pPr>
      <w:r>
        <w:rPr>
          <w:rFonts w:ascii="Georgia" w:eastAsia="Georgia" w:hAnsi="Georgia" w:cs="Georgia"/>
          <w:sz w:val="24"/>
          <w:szCs w:val="24"/>
        </w:rPr>
        <w:t xml:space="preserve">{{Patient First Name}} {{Patient Last Name}} is a {{Patient Age}}-year-old with a history of social communication and related concerns that may indicate an autism spectrum disorder. </w:t>
      </w:r>
      <w:r>
        <w:rPr>
          <w:rFonts w:ascii="Georgia" w:eastAsia="Georgia" w:hAnsi="Georgia" w:cs="Georgia"/>
          <w:i/>
          <w:sz w:val="24"/>
          <w:szCs w:val="24"/>
        </w:rPr>
        <w:t>Across all measures, {{Patient First Name}}’s scores indicated that {{Preferred Pronouns 2}} social behaviors, patterns of interest, and developmental course are consistent with the presence of an autism spectrum disorder.</w:t>
      </w:r>
    </w:p>
    <w:p w14:paraId="23E6F3DF" w14:textId="77777777" w:rsidR="00AE3688" w:rsidRDefault="00AE3688">
      <w:pPr>
        <w:widowControl w:val="0"/>
        <w:spacing w:line="240" w:lineRule="auto"/>
        <w:rPr>
          <w:rFonts w:ascii="Georgia" w:eastAsia="Georgia" w:hAnsi="Georgia" w:cs="Georgia"/>
          <w:b/>
          <w:sz w:val="24"/>
          <w:szCs w:val="24"/>
        </w:rPr>
      </w:pPr>
    </w:p>
    <w:p w14:paraId="6E266AE1" w14:textId="77777777" w:rsidR="00AE3688" w:rsidRDefault="00000000">
      <w:pPr>
        <w:widowControl w:val="0"/>
        <w:spacing w:line="240" w:lineRule="auto"/>
        <w:rPr>
          <w:rFonts w:ascii="Georgia" w:eastAsia="Georgia" w:hAnsi="Georgia" w:cs="Georgia"/>
          <w:i/>
          <w:sz w:val="24"/>
          <w:szCs w:val="24"/>
        </w:rPr>
      </w:pPr>
      <w:r>
        <w:rPr>
          <w:rFonts w:ascii="Georgia" w:eastAsia="Georgia" w:hAnsi="Georgia" w:cs="Georgia"/>
          <w:sz w:val="24"/>
          <w:szCs w:val="24"/>
        </w:rPr>
        <w:t xml:space="preserve">To meet criteria, individuals must show (A) persistent deficits in social communication and interactions and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 xml:space="preserve">Based on observation, history, and standardized measures, </w:t>
      </w:r>
      <w:r>
        <w:rPr>
          <w:rFonts w:ascii="Georgia" w:eastAsia="Georgia" w:hAnsi="Georgia" w:cs="Georgia"/>
          <w:sz w:val="24"/>
          <w:szCs w:val="24"/>
        </w:rPr>
        <w:t>{{Patient First Name}}</w:t>
      </w:r>
      <w:r>
        <w:rPr>
          <w:rFonts w:ascii="Georgia" w:eastAsia="Georgia" w:hAnsi="Georgia" w:cs="Georgia"/>
          <w:i/>
          <w:sz w:val="24"/>
          <w:szCs w:val="24"/>
        </w:rPr>
        <w:t xml:space="preserve"> meets the criteria for autism spectrum disorder.</w:t>
      </w:r>
    </w:p>
    <w:p w14:paraId="52DF34C5" w14:textId="77777777" w:rsidR="00AE3688" w:rsidRDefault="00AE3688">
      <w:pPr>
        <w:widowControl w:val="0"/>
        <w:spacing w:line="240" w:lineRule="auto"/>
        <w:rPr>
          <w:rFonts w:ascii="Georgia" w:eastAsia="Georgia" w:hAnsi="Georgia" w:cs="Georgia"/>
          <w:sz w:val="24"/>
          <w:szCs w:val="24"/>
        </w:rPr>
      </w:pPr>
    </w:p>
    <w:p w14:paraId="57F84D4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 has the greatest difficulty with skills and behaviors that fall within the domain of cognitive functioning. {{Patient First Name}}’s score on the Full Scale IQ of the Wechsler Intelligence Scale for Children – Fifth Edition is more than 2.0 standard deviations below the normed average. I believe that {{Patient First Name}}’s handicap with cognitive functioning is best explained by the presence of {{Preferred Pronouns 2}} meeting the criteria for autism spectrum disorder. I also believe that {{Preferred Pronouns 1}} has a pattern of adaptive functioning concerns based on teacher report.</w:t>
      </w:r>
    </w:p>
    <w:p w14:paraId="6BBA2D61" w14:textId="77777777" w:rsidR="00AE3688" w:rsidRDefault="00AE3688">
      <w:pPr>
        <w:widowControl w:val="0"/>
        <w:spacing w:line="240" w:lineRule="auto"/>
        <w:rPr>
          <w:rFonts w:ascii="Georgia" w:eastAsia="Georgia" w:hAnsi="Georgia" w:cs="Georgia"/>
          <w:sz w:val="24"/>
          <w:szCs w:val="24"/>
        </w:rPr>
      </w:pPr>
    </w:p>
    <w:p w14:paraId="606BDB1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24C12779" w14:textId="77777777" w:rsidR="00AE3688" w:rsidRDefault="00AE3688">
      <w:pPr>
        <w:widowControl w:val="0"/>
        <w:spacing w:line="240" w:lineRule="auto"/>
        <w:rPr>
          <w:rFonts w:ascii="Georgia" w:eastAsia="Georgia" w:hAnsi="Georgia" w:cs="Georgia"/>
          <w:sz w:val="24"/>
          <w:szCs w:val="24"/>
        </w:rPr>
      </w:pPr>
    </w:p>
    <w:p w14:paraId="21141B2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1B63A5D4" w14:textId="77777777" w:rsidR="00AE3688" w:rsidRDefault="00AE3688">
      <w:pPr>
        <w:spacing w:line="240" w:lineRule="auto"/>
        <w:rPr>
          <w:rFonts w:ascii="Georgia" w:eastAsia="Georgia" w:hAnsi="Georgia" w:cs="Georgia"/>
          <w:b/>
          <w:sz w:val="24"/>
          <w:szCs w:val="24"/>
          <w:u w:val="single"/>
        </w:rPr>
      </w:pPr>
    </w:p>
    <w:p w14:paraId="58DD81FE" w14:textId="77777777" w:rsidR="00AE3688" w:rsidRDefault="00000000">
      <w:pPr>
        <w:spacing w:line="240" w:lineRule="auto"/>
        <w:rPr>
          <w:rFonts w:ascii="Georgia" w:eastAsia="Georgia" w:hAnsi="Georgia" w:cs="Georgia"/>
          <w:b/>
          <w:sz w:val="24"/>
          <w:szCs w:val="24"/>
          <w:u w:val="single"/>
        </w:rPr>
      </w:pPr>
      <w:r>
        <w:br w:type="page"/>
      </w:r>
    </w:p>
    <w:p w14:paraId="44D0CE28" w14:textId="77777777" w:rsidR="00AE3688"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5496222A" w14:textId="77777777" w:rsidR="00D5566B" w:rsidRDefault="00000000" w:rsidP="00D5566B">
      <w:pPr>
        <w:widowControl w:val="0"/>
        <w:spacing w:line="240" w:lineRule="auto"/>
        <w:rPr>
          <w:rFonts w:ascii="Georgia" w:eastAsia="Georgia" w:hAnsi="Georgia" w:cs="Georgia"/>
          <w:sz w:val="24"/>
          <w:szCs w:val="24"/>
        </w:rPr>
      </w:pPr>
      <w:r>
        <w:rPr>
          <w:rFonts w:ascii="Georgia" w:eastAsia="Georgia" w:hAnsi="Georgia" w:cs="Georgia"/>
          <w:sz w:val="24"/>
          <w:szCs w:val="24"/>
        </w:rPr>
        <w:br/>
      </w:r>
      <w:r w:rsidR="00D5566B">
        <w:rPr>
          <w:rFonts w:ascii="Georgia" w:eastAsia="Georgia" w:hAnsi="Georgia" w:cs="Georgia"/>
          <w:sz w:val="24"/>
          <w:szCs w:val="24"/>
        </w:rPr>
        <w:t xml:space="preserve">A. Persistent deficits in social communication and social interaction across contexts (MUST HAVE SYMPTOMS IN ALL THREE AREAS): </w:t>
      </w:r>
      <w:r w:rsidR="00D5566B">
        <w:rPr>
          <w:rFonts w:ascii="Georgia" w:eastAsia="Georgia" w:hAnsi="Georgia" w:cs="Georgia"/>
          <w:sz w:val="24"/>
          <w:szCs w:val="24"/>
        </w:rPr>
        <w:br/>
      </w:r>
    </w:p>
    <w:p w14:paraId="1EA989AA" w14:textId="77777777" w:rsidR="00D5566B" w:rsidRPr="00560C04"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1.  Deficits in social emotional reciprocity: </w:t>
      </w:r>
      <w:r w:rsidRPr="005A28D3">
        <w:rPr>
          <w:rFonts w:ascii="Georgia" w:eastAsia="Georgia" w:hAnsi="Georgia" w:cs="Georgia"/>
          <w:sz w:val="24"/>
          <w:szCs w:val="24"/>
        </w:rPr>
        <w:t xml:space="preserve">{% for bullet in </w:t>
      </w:r>
      <w:r w:rsidRPr="00C34F77">
        <w:rPr>
          <w:rFonts w:ascii="Georgia" w:eastAsia="Georgia" w:hAnsi="Georgia" w:cs="Georgia"/>
          <w:sz w:val="24"/>
          <w:szCs w:val="24"/>
          <w:lang w:val="en-US"/>
        </w:rPr>
        <w:t>SocialReciprocity</w:t>
      </w:r>
      <w:r>
        <w:rPr>
          <w:rFonts w:ascii="Georgia" w:eastAsia="Georgia" w:hAnsi="Georgia" w:cs="Georgia"/>
          <w:sz w:val="24"/>
          <w:szCs w:val="24"/>
          <w:lang w:val="en-US"/>
        </w:rPr>
        <w:t xml:space="preserve"> </w:t>
      </w:r>
      <w:r w:rsidRPr="005A28D3">
        <w:rPr>
          <w:rFonts w:ascii="Georgia" w:eastAsia="Georgia" w:hAnsi="Georgia" w:cs="Georgia"/>
          <w:sz w:val="24"/>
          <w:szCs w:val="24"/>
        </w:rPr>
        <w:t>%}</w:t>
      </w:r>
    </w:p>
    <w:p w14:paraId="69130184"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92E1F17" w14:textId="77777777" w:rsidR="00D5566B" w:rsidRPr="00723406"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2.  Deficits in nonverbal communicative behaviors used for social interaction: </w:t>
      </w:r>
      <w:r w:rsidRPr="00FC6A63">
        <w:rPr>
          <w:rFonts w:ascii="Georgia" w:eastAsia="Georgia" w:hAnsi="Georgia" w:cs="Georgia"/>
          <w:sz w:val="24"/>
          <w:szCs w:val="24"/>
        </w:rPr>
        <w:t xml:space="preserve">{% for bullet in </w:t>
      </w:r>
      <w:r w:rsidRPr="00C34F77">
        <w:rPr>
          <w:rFonts w:ascii="Georgia" w:eastAsia="Georgia" w:hAnsi="Georgia" w:cs="Georgia"/>
          <w:sz w:val="24"/>
          <w:szCs w:val="24"/>
          <w:lang w:val="en-US"/>
        </w:rPr>
        <w:t>NonverbalComm</w:t>
      </w:r>
      <w:r>
        <w:rPr>
          <w:rFonts w:ascii="Georgia" w:eastAsia="Georgia" w:hAnsi="Georgia" w:cs="Georgia"/>
          <w:sz w:val="24"/>
          <w:szCs w:val="24"/>
        </w:rPr>
        <w:t xml:space="preserve"> </w:t>
      </w:r>
      <w:r w:rsidRPr="00FC6A63">
        <w:rPr>
          <w:rFonts w:ascii="Georgia" w:eastAsia="Georgia" w:hAnsi="Georgia" w:cs="Georgia"/>
          <w:sz w:val="24"/>
          <w:szCs w:val="24"/>
        </w:rPr>
        <w:t>%}</w:t>
      </w:r>
    </w:p>
    <w:p w14:paraId="196B6BAE"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90EC023"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3.  Deficits in developing, maintaining, and understanding relationships: </w:t>
      </w:r>
      <w:r w:rsidRPr="00FC6A63">
        <w:rPr>
          <w:rFonts w:ascii="Georgia" w:eastAsia="Georgia" w:hAnsi="Georgia" w:cs="Georgia"/>
          <w:sz w:val="24"/>
          <w:szCs w:val="24"/>
        </w:rPr>
        <w:t xml:space="preserve">{% for bullet in </w:t>
      </w:r>
      <w:r w:rsidRPr="00F123E6">
        <w:rPr>
          <w:rFonts w:ascii="Georgia" w:eastAsia="Georgia" w:hAnsi="Georgia" w:cs="Georgia"/>
          <w:sz w:val="24"/>
          <w:szCs w:val="24"/>
          <w:lang w:val="en-US"/>
        </w:rPr>
        <w:t>Relationships</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5EDD4F5"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200F9778" w14:textId="77777777" w:rsidR="00D5566B" w:rsidRDefault="00D5566B" w:rsidP="00D5566B">
      <w:pPr>
        <w:widowControl w:val="0"/>
        <w:spacing w:line="240" w:lineRule="auto"/>
        <w:rPr>
          <w:rFonts w:ascii="Georgia" w:eastAsia="Georgia" w:hAnsi="Georgia" w:cs="Georgia"/>
          <w:sz w:val="24"/>
          <w:szCs w:val="24"/>
        </w:rPr>
      </w:pPr>
    </w:p>
    <w:p w14:paraId="11328F9E" w14:textId="77777777" w:rsidR="00D5566B" w:rsidRDefault="00D5566B" w:rsidP="00D5566B">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5BBC5CA4"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1.  Stereotyped or repetitive motor movements, use of objects, or speech: </w:t>
      </w:r>
      <w:r w:rsidRPr="00FC6A63">
        <w:rPr>
          <w:rFonts w:ascii="Georgia" w:eastAsia="Georgia" w:hAnsi="Georgia" w:cs="Georgia"/>
          <w:sz w:val="24"/>
          <w:szCs w:val="24"/>
        </w:rPr>
        <w:t xml:space="preserve">{% for bullet in </w:t>
      </w:r>
      <w:r w:rsidRPr="00A32625">
        <w:rPr>
          <w:rFonts w:ascii="Georgia" w:eastAsia="Georgia" w:hAnsi="Georgia" w:cs="Georgia"/>
          <w:sz w:val="24"/>
          <w:szCs w:val="24"/>
          <w:lang w:val="en-US"/>
        </w:rPr>
        <w:t>RepetitiveBehaviors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643ADAEA"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0ED2CF5" w14:textId="77777777" w:rsidR="00D5566B" w:rsidRDefault="00D5566B" w:rsidP="00D5566B">
      <w:pPr>
        <w:widowControl w:val="0"/>
        <w:spacing w:line="240" w:lineRule="auto"/>
        <w:rPr>
          <w:rFonts w:ascii="Georgia" w:eastAsia="Georgia" w:hAnsi="Georgia" w:cs="Georgia"/>
          <w:sz w:val="24"/>
          <w:szCs w:val="24"/>
        </w:rPr>
      </w:pPr>
    </w:p>
    <w:p w14:paraId="65E286B2"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2.  Insistence on sameness, inflexible adherence to routines or ritualized behavior: </w:t>
      </w:r>
      <w:r w:rsidRPr="00FC6A63">
        <w:rPr>
          <w:rFonts w:ascii="Georgia" w:eastAsia="Georgia" w:hAnsi="Georgia" w:cs="Georgia"/>
          <w:sz w:val="24"/>
          <w:szCs w:val="24"/>
        </w:rPr>
        <w:t xml:space="preserve">{% for bullet in </w:t>
      </w:r>
      <w:r w:rsidRPr="003737B8">
        <w:rPr>
          <w:rFonts w:ascii="Georgia" w:eastAsia="Georgia" w:hAnsi="Georgia" w:cs="Georgia"/>
          <w:sz w:val="24"/>
          <w:szCs w:val="24"/>
        </w:rPr>
        <w:t>SamenessRoutines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3E5656BF"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14AAF70" w14:textId="77777777" w:rsidR="00D5566B" w:rsidRDefault="00D5566B" w:rsidP="00D5566B">
      <w:pPr>
        <w:widowControl w:val="0"/>
        <w:spacing w:line="240" w:lineRule="auto"/>
        <w:rPr>
          <w:rFonts w:ascii="Georgia" w:eastAsia="Georgia" w:hAnsi="Georgia" w:cs="Georgia"/>
          <w:sz w:val="24"/>
          <w:szCs w:val="24"/>
        </w:rPr>
      </w:pPr>
    </w:p>
    <w:p w14:paraId="79390B30" w14:textId="77777777" w:rsidR="00D5566B" w:rsidRPr="000D74CC"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3.  Highly restricted, fixated interests that are abnormal in intensity or focus: </w:t>
      </w:r>
      <w:r w:rsidRPr="00FC6A63">
        <w:rPr>
          <w:rFonts w:ascii="Georgia" w:eastAsia="Georgia" w:hAnsi="Georgia" w:cs="Georgia"/>
          <w:sz w:val="24"/>
          <w:szCs w:val="24"/>
        </w:rPr>
        <w:t xml:space="preserve">{% for bullet in </w:t>
      </w:r>
      <w:r w:rsidRPr="00AE1446">
        <w:rPr>
          <w:rFonts w:ascii="Georgia" w:eastAsia="Georgia" w:hAnsi="Georgia" w:cs="Georgia"/>
          <w:sz w:val="24"/>
          <w:szCs w:val="24"/>
          <w:lang w:val="en-US"/>
        </w:rPr>
        <w:t>RestrictedInterests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1C6F36C9"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71958AB8" w14:textId="77777777" w:rsidR="00D5566B" w:rsidRDefault="00D5566B" w:rsidP="00D5566B">
      <w:pPr>
        <w:widowControl w:val="0"/>
        <w:spacing w:line="240" w:lineRule="auto"/>
        <w:rPr>
          <w:rFonts w:ascii="Georgia" w:eastAsia="Georgia" w:hAnsi="Georgia" w:cs="Georgia"/>
          <w:sz w:val="24"/>
          <w:szCs w:val="24"/>
        </w:rPr>
      </w:pPr>
    </w:p>
    <w:p w14:paraId="10F79C8C" w14:textId="77777777" w:rsidR="00D5566B" w:rsidRPr="0050098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4.  Hyper- or hypo-reactivity to sensory aspects of the environment: </w:t>
      </w:r>
      <w:r w:rsidRPr="00FC6A63">
        <w:rPr>
          <w:rFonts w:ascii="Georgia" w:eastAsia="Georgia" w:hAnsi="Georgia" w:cs="Georgia"/>
          <w:sz w:val="24"/>
          <w:szCs w:val="24"/>
        </w:rPr>
        <w:t xml:space="preserve">{% for bullet in </w:t>
      </w:r>
      <w:r w:rsidRPr="004147B3">
        <w:rPr>
          <w:rFonts w:ascii="Georgia" w:eastAsia="Georgia" w:hAnsi="Georgia" w:cs="Georgia"/>
          <w:sz w:val="24"/>
          <w:szCs w:val="24"/>
          <w:lang w:val="en-US"/>
        </w:rPr>
        <w:t>SensoryReactivity</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4D6AFDF" w14:textId="5D075393" w:rsidR="00AE3688" w:rsidRP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B25EFC1" w14:textId="77777777" w:rsidR="00AE3688" w:rsidRDefault="00AE3688">
      <w:pPr>
        <w:widowControl w:val="0"/>
        <w:spacing w:line="240" w:lineRule="auto"/>
        <w:ind w:left="720"/>
        <w:rPr>
          <w:rFonts w:ascii="Georgia" w:eastAsia="Georgia" w:hAnsi="Georgia" w:cs="Georgia"/>
          <w:sz w:val="24"/>
          <w:szCs w:val="24"/>
        </w:rPr>
      </w:pPr>
    </w:p>
    <w:p w14:paraId="096B8E9E"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7E4AEC28" w14:textId="77777777" w:rsidR="00AE3688"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1B52B38B" w14:textId="77777777" w:rsidR="00AE3688" w:rsidRDefault="00AE3688">
      <w:pPr>
        <w:spacing w:line="240" w:lineRule="auto"/>
        <w:rPr>
          <w:rFonts w:ascii="Georgia" w:eastAsia="Georgia" w:hAnsi="Georgia" w:cs="Georgia"/>
          <w:i/>
          <w:sz w:val="24"/>
          <w:szCs w:val="24"/>
        </w:rPr>
      </w:pPr>
    </w:p>
    <w:p w14:paraId="4EBE9C7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p>
    <w:p w14:paraId="018520DB" w14:textId="77777777" w:rsidR="00AE3688" w:rsidRDefault="00AE3688">
      <w:pPr>
        <w:spacing w:line="240" w:lineRule="auto"/>
        <w:rPr>
          <w:rFonts w:ascii="Georgia" w:eastAsia="Georgia" w:hAnsi="Georgia" w:cs="Georgia"/>
          <w:b/>
          <w:sz w:val="24"/>
          <w:szCs w:val="24"/>
          <w:u w:val="single"/>
        </w:rPr>
      </w:pPr>
    </w:p>
    <w:p w14:paraId="6B4A17B2" w14:textId="77777777" w:rsidR="00AE3688" w:rsidRDefault="00000000">
      <w:pPr>
        <w:spacing w:line="240" w:lineRule="auto"/>
        <w:rPr>
          <w:rFonts w:ascii="Georgia" w:eastAsia="Georgia" w:hAnsi="Georgia" w:cs="Georgia"/>
          <w:b/>
          <w:sz w:val="24"/>
          <w:szCs w:val="24"/>
          <w:u w:val="single"/>
        </w:rPr>
      </w:pPr>
      <w:r>
        <w:br w:type="page"/>
      </w:r>
    </w:p>
    <w:p w14:paraId="147BF2F7"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7224B0F0" w14:textId="77777777" w:rsidR="00AE3688" w:rsidRDefault="00AE3688">
      <w:pPr>
        <w:widowControl w:val="0"/>
        <w:spacing w:line="240" w:lineRule="auto"/>
        <w:rPr>
          <w:rFonts w:ascii="Georgia" w:eastAsia="Georgia" w:hAnsi="Georgia" w:cs="Georgia"/>
          <w:b/>
          <w:sz w:val="24"/>
          <w:szCs w:val="24"/>
        </w:rPr>
      </w:pPr>
    </w:p>
    <w:p w14:paraId="04A4E4C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44E91D87" w14:textId="77777777" w:rsidR="00AE3688" w:rsidRDefault="00AE3688">
      <w:pPr>
        <w:spacing w:line="240" w:lineRule="auto"/>
        <w:rPr>
          <w:rFonts w:ascii="Georgia" w:eastAsia="Georgia" w:hAnsi="Georgia" w:cs="Georgia"/>
          <w:sz w:val="24"/>
          <w:szCs w:val="24"/>
        </w:rPr>
      </w:pPr>
    </w:p>
    <w:p w14:paraId="3E1E9437"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Levine Autism Clinic</w:t>
      </w:r>
      <w:r>
        <w:rPr>
          <w:rFonts w:ascii="Georgia" w:eastAsia="Georgia" w:hAnsi="Georgia" w:cs="Georgia"/>
          <w:color w:val="0F0F0F"/>
          <w:sz w:val="24"/>
          <w:szCs w:val="24"/>
        </w:rPr>
        <w:t xml:space="preserve">. I recommend that {{Patient First Name}}’s {{Caregiver type}} refer to the Levine Autism Clinic Facebook page for information about services, supports, events, and information that may be of help: </w:t>
      </w:r>
      <w:hyperlink r:id="rId7">
        <w:r>
          <w:rPr>
            <w:rFonts w:ascii="Georgia" w:eastAsia="Georgia" w:hAnsi="Georgia" w:cs="Georgia"/>
            <w:color w:val="0000FF"/>
            <w:sz w:val="24"/>
            <w:szCs w:val="24"/>
            <w:u w:val="single"/>
          </w:rPr>
          <w:t>https://www.facebook.com/DBPeds.GCH/</w:t>
        </w:r>
      </w:hyperlink>
      <w:r>
        <w:rPr>
          <w:rFonts w:ascii="Georgia" w:eastAsia="Georgia" w:hAnsi="Georgia" w:cs="Georgia"/>
          <w:color w:val="0F0F0F"/>
          <w:sz w:val="24"/>
          <w:szCs w:val="24"/>
        </w:rPr>
        <w:t xml:space="preserve"> </w:t>
      </w:r>
    </w:p>
    <w:p w14:paraId="3628E975" w14:textId="77777777" w:rsidR="00AE3688" w:rsidRDefault="00AE3688">
      <w:pPr>
        <w:spacing w:line="240" w:lineRule="auto"/>
        <w:rPr>
          <w:rFonts w:ascii="Georgia" w:eastAsia="Georgia" w:hAnsi="Georgia" w:cs="Georgia"/>
          <w:b/>
          <w:i/>
          <w:color w:val="0F0F0F"/>
          <w:sz w:val="24"/>
          <w:szCs w:val="24"/>
        </w:rPr>
      </w:pPr>
    </w:p>
    <w:p w14:paraId="5A91016C"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Parent to Parent</w:t>
      </w:r>
      <w:r>
        <w:rPr>
          <w:rFonts w:ascii="Georgia" w:eastAsia="Georgia" w:hAnsi="Georgia" w:cs="Georgia"/>
          <w:i/>
          <w:color w:val="0F0F0F"/>
          <w:sz w:val="24"/>
          <w:szCs w:val="24"/>
        </w:rPr>
        <w:t>.</w:t>
      </w:r>
      <w:r>
        <w:rPr>
          <w:rFonts w:ascii="Georgia" w:eastAsia="Georgia" w:hAnsi="Georgia" w:cs="Georgia"/>
          <w:color w:val="0F0F0F"/>
          <w:sz w:val="24"/>
          <w:szCs w:val="24"/>
        </w:rPr>
        <w:t xml:space="preserve"> (</w:t>
      </w:r>
      <w:hyperlink r:id="rId8">
        <w:r>
          <w:rPr>
            <w:rFonts w:ascii="Georgia" w:eastAsia="Georgia" w:hAnsi="Georgia" w:cs="Georgia"/>
            <w:color w:val="0000FF"/>
            <w:sz w:val="24"/>
            <w:szCs w:val="24"/>
            <w:u w:val="single"/>
          </w:rPr>
          <w:t>http://parenttoparentnys.org/offices/Finger-Lakes/</w:t>
        </w:r>
      </w:hyperlink>
      <w:r>
        <w:rPr>
          <w:rFonts w:ascii="Georgia" w:eastAsia="Georgia" w:hAnsi="Georgia" w:cs="Georgia"/>
          <w:sz w:val="24"/>
          <w:szCs w:val="24"/>
        </w:rPr>
        <w:t>)</w:t>
      </w:r>
      <w:r>
        <w:rPr>
          <w:rFonts w:ascii="Georgia" w:eastAsia="Georgia" w:hAnsi="Georgia" w:cs="Georgia"/>
          <w:color w:val="0F0F0F"/>
          <w:sz w:val="24"/>
          <w:szCs w:val="24"/>
        </w:rPr>
        <w:t xml:space="preserve"> This group</w:t>
      </w:r>
      <w:r>
        <w:rPr>
          <w:rFonts w:ascii="Georgia" w:eastAsia="Georgia" w:hAnsi="Georgia" w:cs="Georgia"/>
          <w:i/>
          <w:color w:val="0F0F0F"/>
          <w:sz w:val="24"/>
          <w:szCs w:val="24"/>
        </w:rPr>
        <w:t xml:space="preserve"> </w:t>
      </w:r>
      <w:r>
        <w:rPr>
          <w:rFonts w:ascii="Georgia" w:eastAsia="Georgia" w:hAnsi="Georgia" w:cs="Georgia"/>
          <w:color w:val="0F0F0F"/>
          <w:sz w:val="24"/>
          <w:szCs w:val="24"/>
        </w:rPr>
        <w:t>could help to connect {{Patient First Name}}’s family with another family in their area who knows more about local resources and supports related to {{Patient First Name}}’s age-level and interests.</w:t>
      </w:r>
    </w:p>
    <w:p w14:paraId="07F076DC" w14:textId="77777777" w:rsidR="00AE3688" w:rsidRDefault="00000000">
      <w:pPr>
        <w:spacing w:before="240" w:after="240" w:line="240" w:lineRule="auto"/>
        <w:rPr>
          <w:rFonts w:ascii="MS Mincho" w:eastAsia="MS Mincho" w:hAnsi="MS Mincho" w:cs="MS Mincho"/>
          <w:color w:val="0F0F0F"/>
          <w:sz w:val="24"/>
          <w:szCs w:val="24"/>
        </w:rPr>
      </w:pPr>
      <w:r>
        <w:rPr>
          <w:rFonts w:ascii="Georgia" w:eastAsia="Georgia" w:hAnsi="Georgia" w:cs="Georgia"/>
          <w:b/>
          <w:i/>
          <w:color w:val="0D0D0D"/>
          <w:sz w:val="24"/>
          <w:szCs w:val="24"/>
        </w:rPr>
        <w:t>Caregiver Support</w:t>
      </w:r>
      <w:r>
        <w:rPr>
          <w:rFonts w:ascii="Georgia" w:eastAsia="Georgia" w:hAnsi="Georgia" w:cs="Georgia"/>
          <w:color w:val="0D0D0D"/>
          <w:sz w:val="24"/>
          <w:szCs w:val="24"/>
        </w:rPr>
        <w:t xml:space="preserve">. I encourage </w:t>
      </w:r>
      <w:r>
        <w:rPr>
          <w:rFonts w:ascii="Georgia" w:eastAsia="Georgia" w:hAnsi="Georgia" w:cs="Georgia"/>
          <w:color w:val="0F0F0F"/>
          <w:sz w:val="24"/>
          <w:szCs w:val="24"/>
        </w:rPr>
        <w:t>{{Patient First Name}}’s {{Caregiver type}}</w:t>
      </w:r>
      <w:r>
        <w:rPr>
          <w:rFonts w:ascii="Georgia" w:eastAsia="Georgia" w:hAnsi="Georgia" w:cs="Georgia"/>
          <w:color w:val="0D0D0D"/>
          <w:sz w:val="24"/>
          <w:szCs w:val="24"/>
        </w:rPr>
        <w:t xml:space="preserve"> to review these resources:</w:t>
      </w:r>
    </w:p>
    <w:p w14:paraId="2F0C9B9B" w14:textId="77777777" w:rsidR="00AE3688"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 xml:space="preserve">AutismUp - </w:t>
      </w:r>
      <w:hyperlink r:id="rId9">
        <w:r>
          <w:rPr>
            <w:rFonts w:ascii="Georgia" w:eastAsia="Georgia" w:hAnsi="Georgia" w:cs="Georgia"/>
            <w:color w:val="0000FF"/>
            <w:sz w:val="24"/>
            <w:szCs w:val="24"/>
            <w:u w:val="single"/>
          </w:rPr>
          <w:t>https://autismup.org/support/family-navigator</w:t>
        </w:r>
      </w:hyperlink>
    </w:p>
    <w:p w14:paraId="11BA604E" w14:textId="77777777" w:rsidR="00AE3688" w:rsidRDefault="00AE3688">
      <w:pPr>
        <w:widowControl w:val="0"/>
        <w:tabs>
          <w:tab w:val="left" w:pos="720"/>
        </w:tabs>
        <w:spacing w:line="240" w:lineRule="auto"/>
        <w:ind w:left="720"/>
        <w:rPr>
          <w:rFonts w:ascii="Georgia" w:eastAsia="Georgia" w:hAnsi="Georgia" w:cs="Georgia"/>
          <w:color w:val="0F0F0F"/>
          <w:sz w:val="24"/>
          <w:szCs w:val="24"/>
        </w:rPr>
      </w:pPr>
    </w:p>
    <w:p w14:paraId="360D3F64" w14:textId="77777777" w:rsidR="00AE3688"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Autism Council of Rochester -</w:t>
      </w:r>
      <w:r>
        <w:rPr>
          <w:rFonts w:ascii="Georgia" w:eastAsia="Georgia" w:hAnsi="Georgia" w:cs="Georgia"/>
          <w:sz w:val="24"/>
          <w:szCs w:val="24"/>
        </w:rPr>
        <w:t xml:space="preserve"> </w:t>
      </w:r>
      <w:hyperlink r:id="rId10">
        <w:r>
          <w:rPr>
            <w:rFonts w:ascii="Georgia" w:eastAsia="Georgia" w:hAnsi="Georgia" w:cs="Georgia"/>
            <w:color w:val="0000FF"/>
            <w:sz w:val="24"/>
            <w:szCs w:val="24"/>
            <w:u w:val="single"/>
          </w:rPr>
          <w:t>https://www.theautismcouncil.org/</w:t>
        </w:r>
      </w:hyperlink>
      <w:r>
        <w:rPr>
          <w:rFonts w:ascii="Georgia" w:eastAsia="Georgia" w:hAnsi="Georgia" w:cs="Georgia"/>
          <w:sz w:val="24"/>
          <w:szCs w:val="24"/>
        </w:rPr>
        <w:t xml:space="preserve"> </w:t>
      </w:r>
    </w:p>
    <w:p w14:paraId="3545BBDE" w14:textId="77777777" w:rsidR="00AE3688" w:rsidRDefault="00AE3688">
      <w:pPr>
        <w:spacing w:line="240" w:lineRule="auto"/>
        <w:ind w:left="720"/>
        <w:rPr>
          <w:rFonts w:ascii="Georgia" w:eastAsia="Georgia" w:hAnsi="Georgia" w:cs="Georgia"/>
          <w:color w:val="0F0F0F"/>
          <w:sz w:val="24"/>
          <w:szCs w:val="24"/>
        </w:rPr>
      </w:pPr>
    </w:p>
    <w:p w14:paraId="4F44F3A3" w14:textId="77777777" w:rsidR="00AE3688" w:rsidRDefault="00000000">
      <w:pPr>
        <w:numPr>
          <w:ilvl w:val="0"/>
          <w:numId w:val="1"/>
        </w:numPr>
        <w:spacing w:line="240" w:lineRule="auto"/>
        <w:rPr>
          <w:rFonts w:ascii="Georgia" w:eastAsia="Georgia" w:hAnsi="Georgia" w:cs="Georgia"/>
          <w:sz w:val="24"/>
          <w:szCs w:val="24"/>
        </w:rPr>
      </w:pPr>
      <w:r>
        <w:rPr>
          <w:rFonts w:ascii="Georgia" w:eastAsia="Georgia" w:hAnsi="Georgia" w:cs="Georgia"/>
          <w:color w:val="0F0F0F"/>
          <w:sz w:val="24"/>
          <w:szCs w:val="24"/>
        </w:rPr>
        <w:t>Camp Puzzle Peace -</w:t>
      </w:r>
      <w:r>
        <w:rPr>
          <w:rFonts w:ascii="Georgia" w:eastAsia="Georgia" w:hAnsi="Georgia" w:cs="Georgia"/>
          <w:sz w:val="24"/>
          <w:szCs w:val="24"/>
        </w:rPr>
        <w:t xml:space="preserve"> </w:t>
      </w:r>
      <w:hyperlink r:id="rId11">
        <w:r>
          <w:rPr>
            <w:rFonts w:ascii="Georgia" w:eastAsia="Georgia" w:hAnsi="Georgia" w:cs="Georgia"/>
            <w:color w:val="0000FF"/>
            <w:sz w:val="24"/>
            <w:szCs w:val="24"/>
            <w:u w:val="single"/>
          </w:rPr>
          <w:t>www.familyautismcenter.com/</w:t>
        </w:r>
      </w:hyperlink>
      <w:r>
        <w:rPr>
          <w:rFonts w:ascii="Georgia" w:eastAsia="Georgia" w:hAnsi="Georgia" w:cs="Georgia"/>
          <w:sz w:val="24"/>
          <w:szCs w:val="24"/>
        </w:rPr>
        <w:t xml:space="preserve"> </w:t>
      </w:r>
    </w:p>
    <w:p w14:paraId="234392B4" w14:textId="77777777" w:rsidR="00AE3688" w:rsidRDefault="00AE3688">
      <w:pPr>
        <w:tabs>
          <w:tab w:val="left" w:pos="720"/>
        </w:tabs>
        <w:spacing w:line="240" w:lineRule="auto"/>
        <w:ind w:left="720"/>
        <w:rPr>
          <w:rFonts w:ascii="Georgia" w:eastAsia="Georgia" w:hAnsi="Georgia" w:cs="Georgia"/>
          <w:color w:val="0F0F0F"/>
          <w:sz w:val="24"/>
          <w:szCs w:val="24"/>
        </w:rPr>
      </w:pPr>
    </w:p>
    <w:p w14:paraId="725FB8BD" w14:textId="77777777" w:rsidR="00AE3688" w:rsidRDefault="00000000">
      <w:pPr>
        <w:numPr>
          <w:ilvl w:val="0"/>
          <w:numId w:val="1"/>
        </w:numPr>
        <w:tabs>
          <w:tab w:val="left" w:pos="720"/>
        </w:tabs>
        <w:spacing w:line="240" w:lineRule="auto"/>
        <w:rPr>
          <w:rFonts w:ascii="Georgia" w:eastAsia="Georgia" w:hAnsi="Georgia" w:cs="Georgia"/>
          <w:color w:val="0F0F0F"/>
          <w:sz w:val="24"/>
          <w:szCs w:val="24"/>
        </w:rPr>
      </w:pPr>
      <w:r>
        <w:rPr>
          <w:rFonts w:ascii="Georgia" w:eastAsia="Georgia" w:hAnsi="Georgia" w:cs="Georgia"/>
          <w:color w:val="0F0F0F"/>
          <w:sz w:val="24"/>
          <w:szCs w:val="24"/>
        </w:rPr>
        <w:t>Rochester Regional Center for Autism Spectrum Disorders -</w:t>
      </w:r>
      <w:r>
        <w:rPr>
          <w:rFonts w:ascii="Georgia" w:eastAsia="Georgia" w:hAnsi="Georgia" w:cs="Georgia"/>
          <w:sz w:val="24"/>
          <w:szCs w:val="24"/>
        </w:rPr>
        <w:t xml:space="preserve"> </w:t>
      </w:r>
      <w:hyperlink r:id="rId12">
        <w:r>
          <w:rPr>
            <w:rFonts w:ascii="Georgia" w:eastAsia="Georgia" w:hAnsi="Georgia" w:cs="Georgia"/>
            <w:color w:val="0000FF"/>
            <w:sz w:val="24"/>
            <w:szCs w:val="24"/>
            <w:u w:val="single"/>
          </w:rPr>
          <w:t>https://www.urmc.rochester.edu/strong-center-developmental-disabilities/programs/rochester-regional-ctr-autism-spectrum-disorder.aspx</w:t>
        </w:r>
      </w:hyperlink>
    </w:p>
    <w:p w14:paraId="5D3F1116" w14:textId="77777777" w:rsidR="00AE3688" w:rsidRDefault="00AE3688">
      <w:pPr>
        <w:spacing w:line="240" w:lineRule="auto"/>
        <w:rPr>
          <w:rFonts w:ascii="Georgia" w:eastAsia="Georgia" w:hAnsi="Georgia" w:cs="Georgia"/>
          <w:b/>
          <w:i/>
          <w:color w:val="0F0F0F"/>
          <w:sz w:val="24"/>
          <w:szCs w:val="24"/>
        </w:rPr>
      </w:pPr>
    </w:p>
    <w:p w14:paraId="577F5E85" w14:textId="77777777" w:rsidR="00AE3688"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Autism Speaks 100 Days 100 Kit</w:t>
      </w:r>
      <w:r>
        <w:rPr>
          <w:rFonts w:ascii="Georgia" w:eastAsia="Georgia" w:hAnsi="Georgia" w:cs="Georgia"/>
          <w:color w:val="0F0F0F"/>
          <w:sz w:val="24"/>
          <w:szCs w:val="24"/>
        </w:rPr>
        <w:t xml:space="preserve">. I would recommend that {{Patient First Name}}’s {{Caregiver type}} refer to this kit to help structure their next steps in determining {{Patient First Name}}’s care. The kit contains information and advice collected from trusted and respected experts. </w:t>
      </w:r>
      <w:hyperlink r:id="rId13">
        <w:r>
          <w:rPr>
            <w:rFonts w:ascii="Georgia" w:eastAsia="Georgia" w:hAnsi="Georgia" w:cs="Georgia"/>
            <w:color w:val="0000FF"/>
            <w:sz w:val="24"/>
            <w:szCs w:val="24"/>
            <w:u w:val="single"/>
          </w:rPr>
          <w:t>http://www.autismspeaks.org/community/family_services/100_day_kit.php</w:t>
        </w:r>
      </w:hyperlink>
      <w:r>
        <w:rPr>
          <w:rFonts w:ascii="Georgia" w:eastAsia="Georgia" w:hAnsi="Georgia" w:cs="Georgia"/>
          <w:color w:val="0F0F0F"/>
          <w:sz w:val="24"/>
          <w:szCs w:val="24"/>
        </w:rPr>
        <w:t xml:space="preserve"> </w:t>
      </w:r>
    </w:p>
    <w:p w14:paraId="4C59F2E0" w14:textId="77777777" w:rsidR="00AE3688" w:rsidRDefault="00AE3688">
      <w:pPr>
        <w:spacing w:line="240" w:lineRule="auto"/>
        <w:rPr>
          <w:rFonts w:ascii="Georgia" w:eastAsia="Georgia" w:hAnsi="Georgia" w:cs="Georgia"/>
          <w:color w:val="0F0F0F"/>
          <w:sz w:val="24"/>
          <w:szCs w:val="24"/>
        </w:rPr>
      </w:pPr>
    </w:p>
    <w:p w14:paraId="31C75E0F"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Developmental Disabilities Regional Office (DDRO)</w:t>
      </w:r>
      <w:r>
        <w:rPr>
          <w:rFonts w:ascii="Georgia" w:eastAsia="Georgia" w:hAnsi="Georgia" w:cs="Georgia"/>
          <w:color w:val="0F0F0F"/>
          <w:sz w:val="24"/>
          <w:szCs w:val="24"/>
        </w:rPr>
        <w:t xml:space="preserve">. Individuals over age 3-years old may be eligible for DDRO case management and Medicaid Waiver services.  Based on the above-referenced report and previous testing, I think that {{Patient First Name}} is a candidate for case management services.  I am happy to help with the Front Door process. Information can be found on the Office of Persons with Developmental Disabilities website: </w:t>
      </w:r>
      <w:hyperlink r:id="rId14">
        <w:r>
          <w:rPr>
            <w:rFonts w:ascii="Georgia" w:eastAsia="Georgia" w:hAnsi="Georgia" w:cs="Georgia"/>
            <w:color w:val="1155CC"/>
            <w:sz w:val="24"/>
            <w:szCs w:val="24"/>
            <w:u w:val="single"/>
          </w:rPr>
          <w:t>https://opwdd.ny.gov/get-started/information-sessions</w:t>
        </w:r>
      </w:hyperlink>
      <w:r>
        <w:rPr>
          <w:rFonts w:ascii="Georgia" w:eastAsia="Georgia" w:hAnsi="Georgia" w:cs="Georgia"/>
          <w:color w:val="0F0F0F"/>
          <w:sz w:val="24"/>
          <w:szCs w:val="24"/>
        </w:rPr>
        <w:t xml:space="preserve"> </w:t>
      </w:r>
    </w:p>
    <w:p w14:paraId="48702164" w14:textId="77777777" w:rsidR="00AE3688" w:rsidRDefault="00AE3688">
      <w:pPr>
        <w:spacing w:line="240" w:lineRule="auto"/>
        <w:rPr>
          <w:rFonts w:ascii="Georgia" w:eastAsia="Georgia" w:hAnsi="Georgia" w:cs="Georgia"/>
          <w:color w:val="0F0F0F"/>
          <w:sz w:val="24"/>
          <w:szCs w:val="24"/>
        </w:rPr>
      </w:pPr>
    </w:p>
    <w:p w14:paraId="10BDDF29" w14:textId="77777777" w:rsidR="00AE3688" w:rsidRDefault="00000000">
      <w:pPr>
        <w:spacing w:line="240" w:lineRule="auto"/>
        <w:rPr>
          <w:rFonts w:ascii="Georgia" w:eastAsia="Georgia" w:hAnsi="Georgia" w:cs="Georgia"/>
          <w:sz w:val="24"/>
          <w:szCs w:val="24"/>
        </w:rPr>
      </w:pPr>
      <w:r>
        <w:rPr>
          <w:rFonts w:ascii="Georgia" w:eastAsia="Georgia" w:hAnsi="Georgia" w:cs="Georgia"/>
          <w:b/>
          <w:i/>
          <w:color w:val="0F0F0F"/>
          <w:sz w:val="24"/>
          <w:szCs w:val="24"/>
        </w:rPr>
        <w:t>In the Driver’s Seat</w:t>
      </w:r>
      <w:r>
        <w:rPr>
          <w:rFonts w:ascii="Georgia" w:eastAsia="Georgia" w:hAnsi="Georgia" w:cs="Georgia"/>
          <w:i/>
          <w:color w:val="0F0F0F"/>
          <w:sz w:val="24"/>
          <w:szCs w:val="24"/>
        </w:rPr>
        <w:t xml:space="preserve">. </w:t>
      </w:r>
      <w:r>
        <w:rPr>
          <w:rFonts w:ascii="Georgia" w:eastAsia="Georgia" w:hAnsi="Georgia" w:cs="Georgia"/>
          <w:color w:val="0F0F0F"/>
          <w:sz w:val="24"/>
          <w:szCs w:val="24"/>
        </w:rPr>
        <w:t xml:space="preserve">I encourage {{Patient First Name}} and </w:t>
      </w:r>
      <w:r>
        <w:rPr>
          <w:rFonts w:ascii="Georgia" w:eastAsia="Georgia" w:hAnsi="Georgia" w:cs="Georgia"/>
          <w:sz w:val="24"/>
          <w:szCs w:val="24"/>
        </w:rPr>
        <w:t>{{Preferred Pronouns 2}}</w:t>
      </w:r>
      <w:r>
        <w:rPr>
          <w:rFonts w:ascii="Georgia" w:eastAsia="Georgia" w:hAnsi="Georgia" w:cs="Georgia"/>
          <w:color w:val="0F0F0F"/>
          <w:sz w:val="24"/>
          <w:szCs w:val="24"/>
        </w:rPr>
        <w:t xml:space="preserve"> family to review this resource as it relates to self-direction processes and service utilization:</w:t>
      </w:r>
      <w:hyperlink r:id="rId15">
        <w:r>
          <w:rPr>
            <w:rFonts w:ascii="Georgia" w:eastAsia="Georgia" w:hAnsi="Georgia" w:cs="Georgia"/>
            <w:color w:val="0F0F0F"/>
            <w:sz w:val="24"/>
            <w:szCs w:val="24"/>
          </w:rPr>
          <w:t xml:space="preserve"> </w:t>
        </w:r>
      </w:hyperlink>
      <w:hyperlink r:id="rId16">
        <w:r>
          <w:rPr>
            <w:rFonts w:ascii="Georgia" w:eastAsia="Georgia" w:hAnsi="Georgia" w:cs="Georgia"/>
            <w:color w:val="1155CC"/>
            <w:sz w:val="24"/>
            <w:szCs w:val="24"/>
            <w:u w:val="single"/>
          </w:rPr>
          <w:t>https://inthedriversseat.org/</w:t>
        </w:r>
      </w:hyperlink>
    </w:p>
    <w:p w14:paraId="5F26D599" w14:textId="77777777" w:rsidR="00AE3688" w:rsidRDefault="00000000">
      <w:pPr>
        <w:spacing w:before="240" w:after="240" w:line="240" w:lineRule="auto"/>
        <w:rPr>
          <w:rFonts w:ascii="Georgia" w:eastAsia="Georgia" w:hAnsi="Georgia" w:cs="Georgia"/>
          <w:i/>
          <w:color w:val="0D0D0D"/>
          <w:sz w:val="24"/>
          <w:szCs w:val="24"/>
        </w:rPr>
      </w:pPr>
      <w:r>
        <w:rPr>
          <w:rFonts w:ascii="Georgia" w:eastAsia="Georgia" w:hAnsi="Georgia" w:cs="Georgia"/>
          <w:b/>
          <w:i/>
          <w:color w:val="0D0D0D"/>
          <w:sz w:val="24"/>
          <w:szCs w:val="24"/>
        </w:rPr>
        <w:lastRenderedPageBreak/>
        <w:t>Services &amp; Supports</w:t>
      </w:r>
      <w:r>
        <w:rPr>
          <w:rFonts w:ascii="Georgia" w:eastAsia="Georgia" w:hAnsi="Georgia" w:cs="Georgia"/>
          <w:i/>
          <w:color w:val="0D0D0D"/>
          <w:sz w:val="24"/>
          <w:szCs w:val="24"/>
        </w:rPr>
        <w:t xml:space="preserve">. </w:t>
      </w:r>
      <w:r>
        <w:rPr>
          <w:rFonts w:ascii="Georgia" w:eastAsia="Georgia" w:hAnsi="Georgia" w:cs="Georgia"/>
          <w:color w:val="0D0D0D"/>
          <w:sz w:val="24"/>
          <w:szCs w:val="24"/>
        </w:rPr>
        <w:t xml:space="preserve">I think there is value in making sure that </w:t>
      </w:r>
      <w:r>
        <w:rPr>
          <w:rFonts w:ascii="Georgia" w:eastAsia="Georgia" w:hAnsi="Georgia" w:cs="Georgia"/>
          <w:sz w:val="24"/>
          <w:szCs w:val="24"/>
        </w:rPr>
        <w:t>{{Preferred Pronouns 2}}</w:t>
      </w:r>
      <w:r>
        <w:rPr>
          <w:rFonts w:ascii="Georgia" w:eastAsia="Georgia" w:hAnsi="Georgia" w:cs="Georgia"/>
          <w:color w:val="0D0D0D"/>
          <w:sz w:val="24"/>
          <w:szCs w:val="24"/>
        </w:rPr>
        <w:t xml:space="preserve"> services and related supports use approaches that target social engagement and peer relationships, as well as flexibility. I think a social skills approach within the context of group speech therapy makes sense. </w:t>
      </w:r>
      <w:r>
        <w:rPr>
          <w:rFonts w:ascii="Georgia" w:eastAsia="Georgia" w:hAnsi="Georgia" w:cs="Georgia"/>
          <w:i/>
          <w:color w:val="0D0D0D"/>
          <w:sz w:val="24"/>
          <w:szCs w:val="24"/>
        </w:rPr>
        <w:t xml:space="preserve">I would strongly encourage thinking of </w:t>
      </w:r>
      <w:r>
        <w:rPr>
          <w:rFonts w:ascii="Georgia" w:eastAsia="Georgia" w:hAnsi="Georgia" w:cs="Georgia"/>
          <w:i/>
          <w:color w:val="0F0F0F"/>
          <w:sz w:val="24"/>
          <w:szCs w:val="24"/>
        </w:rPr>
        <w:t>{{Patient First Name}}</w:t>
      </w:r>
      <w:r>
        <w:rPr>
          <w:rFonts w:ascii="Georgia" w:eastAsia="Georgia" w:hAnsi="Georgia" w:cs="Georgia"/>
          <w:i/>
          <w:color w:val="0D0D0D"/>
          <w:sz w:val="24"/>
          <w:szCs w:val="24"/>
        </w:rPr>
        <w:t xml:space="preserve">’s educational and social emotional needs from the perspective of </w:t>
      </w:r>
      <w:r>
        <w:rPr>
          <w:rFonts w:ascii="Georgia" w:eastAsia="Georgia" w:hAnsi="Georgia" w:cs="Georgia"/>
          <w:i/>
          <w:sz w:val="24"/>
          <w:szCs w:val="24"/>
        </w:rPr>
        <w:t>{{Preferred Pronouns 2}}</w:t>
      </w:r>
      <w:r>
        <w:rPr>
          <w:rFonts w:ascii="Georgia" w:eastAsia="Georgia" w:hAnsi="Georgia" w:cs="Georgia"/>
          <w:i/>
          <w:color w:val="0D0D0D"/>
          <w:sz w:val="24"/>
          <w:szCs w:val="24"/>
        </w:rPr>
        <w:t xml:space="preserve"> being on the autism spectrum.</w:t>
      </w:r>
    </w:p>
    <w:p w14:paraId="6FDD4724" w14:textId="77777777" w:rsidR="00AE3688" w:rsidRDefault="00000000">
      <w:pPr>
        <w:tabs>
          <w:tab w:val="left" w:pos="1620"/>
        </w:tabs>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Educational Placement.</w:t>
      </w:r>
      <w:r>
        <w:rPr>
          <w:rFonts w:ascii="Georgia" w:eastAsia="Georgia" w:hAnsi="Georgia" w:cs="Georgia"/>
          <w:color w:val="0F0F0F"/>
          <w:sz w:val="24"/>
          <w:szCs w:val="24"/>
        </w:rPr>
        <w:t xml:space="preserve"> The matter of which setting {{Patient First Name}} is educated in feels of paramount concern given </w:t>
      </w:r>
      <w:r>
        <w:rPr>
          <w:rFonts w:ascii="Georgia" w:eastAsia="Georgia" w:hAnsi="Georgia" w:cs="Georgia"/>
          <w:sz w:val="24"/>
          <w:szCs w:val="24"/>
        </w:rPr>
        <w:t>{{Preferred Pronouns 2}}</w:t>
      </w:r>
      <w:r>
        <w:rPr>
          <w:rFonts w:ascii="Georgia" w:eastAsia="Georgia" w:hAnsi="Georgia" w:cs="Georgia"/>
          <w:color w:val="0F0F0F"/>
          <w:sz w:val="24"/>
          <w:szCs w:val="24"/>
        </w:rPr>
        <w:t xml:space="preserve"> range of skills and areas of need. I encourage </w:t>
      </w:r>
      <w:r>
        <w:rPr>
          <w:rFonts w:ascii="Georgia" w:eastAsia="Georgia" w:hAnsi="Georgia" w:cs="Georgia"/>
          <w:sz w:val="24"/>
          <w:szCs w:val="24"/>
        </w:rPr>
        <w:t>{{Preferred Pronouns 2}}</w:t>
      </w:r>
      <w:r>
        <w:rPr>
          <w:rFonts w:ascii="Georgia" w:eastAsia="Georgia" w:hAnsi="Georgia" w:cs="Georgia"/>
          <w:color w:val="0F0F0F"/>
          <w:sz w:val="24"/>
          <w:szCs w:val="24"/>
        </w:rPr>
        <w:t xml:space="preserve"> {{Caregiver type}} and school team to engage in ongoing conversations about placement options available for next year. I recommend that discussions about educational placement and programming be held within the CPSE meeting process.</w:t>
      </w:r>
    </w:p>
    <w:p w14:paraId="16FF13E3" w14:textId="77777777" w:rsidR="00AE3688" w:rsidRDefault="00000000">
      <w:pPr>
        <w:tabs>
          <w:tab w:val="left" w:pos="1620"/>
        </w:tabs>
        <w:spacing w:before="240" w:after="240" w:line="240" w:lineRule="auto"/>
        <w:rPr>
          <w:rFonts w:ascii="Georgia" w:eastAsia="Georgia" w:hAnsi="Georgia" w:cs="Georgia"/>
          <w:color w:val="0F0F0F"/>
          <w:sz w:val="24"/>
          <w:szCs w:val="24"/>
        </w:rPr>
      </w:pPr>
      <w:r>
        <w:rPr>
          <w:rFonts w:ascii="Georgia" w:eastAsia="Georgia" w:hAnsi="Georgia" w:cs="Georgia"/>
          <w:b/>
          <w:i/>
          <w:color w:val="0F0F0F"/>
          <w:sz w:val="24"/>
          <w:szCs w:val="24"/>
        </w:rPr>
        <w:t>Encouraging Flexibility</w:t>
      </w:r>
      <w:r>
        <w:rPr>
          <w:rFonts w:ascii="Georgia" w:eastAsia="Georgia" w:hAnsi="Georgia" w:cs="Georgia"/>
          <w:color w:val="0F0F0F"/>
          <w:sz w:val="24"/>
          <w:szCs w:val="24"/>
        </w:rPr>
        <w:t xml:space="preserve">. Based on </w:t>
      </w:r>
      <w:r>
        <w:rPr>
          <w:rFonts w:ascii="Georgia" w:eastAsia="Georgia" w:hAnsi="Georgia" w:cs="Georgia"/>
          <w:sz w:val="24"/>
          <w:szCs w:val="24"/>
        </w:rPr>
        <w:t>{{Preferred Pronouns 2}}</w:t>
      </w:r>
      <w:r>
        <w:rPr>
          <w:rFonts w:ascii="Georgia" w:eastAsia="Georgia" w:hAnsi="Georgia" w:cs="Georgia"/>
          <w:color w:val="0F0F0F"/>
          <w:sz w:val="24"/>
          <w:szCs w:val="24"/>
        </w:rPr>
        <w:t xml:space="preserve">  presentation and pattern of perseveration, I think that there could be value in considering specific supports to teach flexibility.</w:t>
      </w:r>
    </w:p>
    <w:p w14:paraId="52AA9CD7" w14:textId="77777777" w:rsidR="00AE3688" w:rsidRDefault="00000000">
      <w:pPr>
        <w:numPr>
          <w:ilvl w:val="0"/>
          <w:numId w:val="5"/>
        </w:numPr>
        <w:tabs>
          <w:tab w:val="left" w:pos="1620"/>
        </w:tabs>
        <w:spacing w:before="240" w:after="240" w:line="240" w:lineRule="auto"/>
        <w:rPr>
          <w:rFonts w:ascii="Georgia" w:eastAsia="Georgia" w:hAnsi="Georgia" w:cs="Georgia"/>
          <w:sz w:val="24"/>
          <w:szCs w:val="24"/>
        </w:rPr>
      </w:pPr>
      <w:r>
        <w:rPr>
          <w:rFonts w:ascii="Georgia" w:eastAsia="Georgia" w:hAnsi="Georgia" w:cs="Georgia"/>
          <w:color w:val="0F0F0F"/>
          <w:sz w:val="24"/>
          <w:szCs w:val="24"/>
        </w:rPr>
        <w:t xml:space="preserve"> </w:t>
      </w:r>
      <w:r>
        <w:rPr>
          <w:rFonts w:ascii="Georgia" w:eastAsia="Georgia" w:hAnsi="Georgia" w:cs="Georgia"/>
          <w:i/>
          <w:color w:val="0F0F0F"/>
          <w:sz w:val="24"/>
          <w:szCs w:val="24"/>
        </w:rPr>
        <w:t>Unstuck and On Target -</w:t>
      </w:r>
      <w:hyperlink r:id="rId17">
        <w:r>
          <w:rPr>
            <w:rFonts w:ascii="Georgia" w:eastAsia="Georgia" w:hAnsi="Georgia" w:cs="Georgia"/>
            <w:i/>
            <w:color w:val="0F0F0F"/>
            <w:sz w:val="24"/>
            <w:szCs w:val="24"/>
          </w:rPr>
          <w:t xml:space="preserve"> </w:t>
        </w:r>
      </w:hyperlink>
      <w:hyperlink r:id="rId18">
        <w:r>
          <w:rPr>
            <w:rFonts w:ascii="Georgia" w:eastAsia="Georgia" w:hAnsi="Georgia" w:cs="Georgia"/>
            <w:color w:val="1155CC"/>
            <w:sz w:val="24"/>
            <w:szCs w:val="24"/>
            <w:u w:val="single"/>
          </w:rPr>
          <w:t>https://www.unstuckandontarget.com/</w:t>
        </w:r>
      </w:hyperlink>
    </w:p>
    <w:p w14:paraId="764FD8D7" w14:textId="77777777" w:rsidR="00AE3688" w:rsidRDefault="00000000">
      <w:pPr>
        <w:tabs>
          <w:tab w:val="left" w:pos="1620"/>
        </w:tabs>
        <w:spacing w:before="240" w:after="240" w:line="240" w:lineRule="auto"/>
        <w:rPr>
          <w:rFonts w:ascii="Georgia" w:eastAsia="Georgia" w:hAnsi="Georgia" w:cs="Georgia"/>
          <w:color w:val="0F0F0F"/>
          <w:sz w:val="24"/>
          <w:szCs w:val="24"/>
        </w:rPr>
      </w:pPr>
      <w:r>
        <w:rPr>
          <w:rFonts w:ascii="Georgia" w:eastAsia="Georgia" w:hAnsi="Georgia" w:cs="Georgia"/>
          <w:b/>
          <w:i/>
          <w:color w:val="0F0F0F"/>
          <w:sz w:val="24"/>
          <w:szCs w:val="24"/>
        </w:rPr>
        <w:t>Social Skills</w:t>
      </w:r>
      <w:r>
        <w:rPr>
          <w:rFonts w:ascii="Georgia" w:eastAsia="Georgia" w:hAnsi="Georgia" w:cs="Georgia"/>
          <w:color w:val="0F0F0F"/>
          <w:sz w:val="24"/>
          <w:szCs w:val="24"/>
        </w:rPr>
        <w:t>. I think that providing support with navigating social situations could provide a positive benefit to {{Patient First Name}}’s overall health and education care plan.</w:t>
      </w:r>
    </w:p>
    <w:p w14:paraId="703EB028" w14:textId="77777777" w:rsidR="00AE3688" w:rsidRDefault="00000000">
      <w:pPr>
        <w:widowControl w:val="0"/>
        <w:numPr>
          <w:ilvl w:val="0"/>
          <w:numId w:val="6"/>
        </w:numPr>
        <w:tabs>
          <w:tab w:val="left" w:pos="1620"/>
        </w:tabs>
        <w:spacing w:line="240" w:lineRule="auto"/>
      </w:pPr>
      <w:r>
        <w:rPr>
          <w:rFonts w:ascii="Georgia" w:eastAsia="Georgia" w:hAnsi="Georgia" w:cs="Georgia"/>
          <w:color w:val="0F0F0F"/>
          <w:sz w:val="24"/>
          <w:szCs w:val="24"/>
        </w:rPr>
        <w:t xml:space="preserve"> </w:t>
      </w:r>
      <w:r>
        <w:rPr>
          <w:rFonts w:ascii="Times New Roman" w:eastAsia="Times New Roman" w:hAnsi="Times New Roman" w:cs="Times New Roman"/>
          <w:color w:val="0F0F0F"/>
          <w:sz w:val="14"/>
          <w:szCs w:val="14"/>
        </w:rPr>
        <w:t xml:space="preserve"> </w:t>
      </w:r>
      <w:r>
        <w:rPr>
          <w:rFonts w:ascii="Georgia" w:eastAsia="Georgia" w:hAnsi="Georgia" w:cs="Georgia"/>
          <w:i/>
          <w:color w:val="0F0F0F"/>
          <w:sz w:val="24"/>
          <w:szCs w:val="24"/>
        </w:rPr>
        <w:t>Children’s Friendship Program</w:t>
      </w:r>
      <w:r>
        <w:rPr>
          <w:rFonts w:ascii="Georgia" w:eastAsia="Georgia" w:hAnsi="Georgia" w:cs="Georgia"/>
          <w:color w:val="0F0F0F"/>
          <w:sz w:val="24"/>
          <w:szCs w:val="24"/>
        </w:rPr>
        <w:t xml:space="preserve"> -</w:t>
      </w:r>
      <w:hyperlink r:id="rId19">
        <w:r>
          <w:rPr>
            <w:rFonts w:ascii="Georgia" w:eastAsia="Georgia" w:hAnsi="Georgia" w:cs="Georgia"/>
            <w:color w:val="0F0F0F"/>
            <w:sz w:val="24"/>
            <w:szCs w:val="24"/>
          </w:rPr>
          <w:t xml:space="preserve"> </w:t>
        </w:r>
      </w:hyperlink>
      <w:hyperlink r:id="rId20">
        <w:r>
          <w:rPr>
            <w:rFonts w:ascii="Georgia" w:eastAsia="Georgia" w:hAnsi="Georgia" w:cs="Georgia"/>
            <w:color w:val="1155CC"/>
            <w:sz w:val="24"/>
            <w:szCs w:val="24"/>
            <w:u w:val="single"/>
          </w:rPr>
          <w:t>https://www.semel.ucla.edu/socialskills/research/childrens-friendship-program</w:t>
        </w:r>
      </w:hyperlink>
    </w:p>
    <w:p w14:paraId="2FF8D8B5" w14:textId="77777777" w:rsidR="00AE3688" w:rsidRDefault="00AE3688">
      <w:pPr>
        <w:widowControl w:val="0"/>
        <w:tabs>
          <w:tab w:val="left" w:pos="1620"/>
        </w:tabs>
        <w:spacing w:line="240" w:lineRule="auto"/>
        <w:ind w:left="720"/>
        <w:rPr>
          <w:rFonts w:ascii="Georgia" w:eastAsia="Georgia" w:hAnsi="Georgia" w:cs="Georgia"/>
          <w:i/>
          <w:color w:val="0F0F0F"/>
          <w:sz w:val="24"/>
          <w:szCs w:val="24"/>
        </w:rPr>
      </w:pPr>
    </w:p>
    <w:p w14:paraId="789E5A10" w14:textId="77777777" w:rsidR="00AE3688" w:rsidRDefault="00000000">
      <w:pPr>
        <w:widowControl w:val="0"/>
        <w:numPr>
          <w:ilvl w:val="0"/>
          <w:numId w:val="6"/>
        </w:numPr>
        <w:tabs>
          <w:tab w:val="left" w:pos="1620"/>
        </w:tabs>
        <w:spacing w:line="240" w:lineRule="auto"/>
        <w:rPr>
          <w:rFonts w:ascii="Georgia" w:eastAsia="Georgia" w:hAnsi="Georgia" w:cs="Georgia"/>
          <w:sz w:val="24"/>
          <w:szCs w:val="24"/>
        </w:rPr>
      </w:pPr>
      <w:r>
        <w:rPr>
          <w:rFonts w:ascii="Georgia" w:eastAsia="Georgia" w:hAnsi="Georgia" w:cs="Georgia"/>
          <w:i/>
          <w:color w:val="0F0F0F"/>
          <w:sz w:val="24"/>
          <w:szCs w:val="24"/>
        </w:rPr>
        <w:t xml:space="preserve">Social Thinking </w:t>
      </w:r>
      <w:r>
        <w:rPr>
          <w:rFonts w:ascii="Georgia" w:eastAsia="Georgia" w:hAnsi="Georgia" w:cs="Georgia"/>
          <w:color w:val="0F0F0F"/>
          <w:sz w:val="24"/>
          <w:szCs w:val="24"/>
        </w:rPr>
        <w:t>-</w:t>
      </w:r>
      <w:hyperlink r:id="rId21">
        <w:r>
          <w:rPr>
            <w:rFonts w:ascii="Georgia" w:eastAsia="Georgia" w:hAnsi="Georgia" w:cs="Georgia"/>
            <w:color w:val="0F0F0F"/>
            <w:sz w:val="24"/>
            <w:szCs w:val="24"/>
          </w:rPr>
          <w:t xml:space="preserve"> </w:t>
        </w:r>
      </w:hyperlink>
      <w:hyperlink r:id="rId22">
        <w:r>
          <w:rPr>
            <w:rFonts w:ascii="Georgia" w:eastAsia="Georgia" w:hAnsi="Georgia" w:cs="Georgia"/>
            <w:color w:val="1155CC"/>
            <w:sz w:val="24"/>
            <w:szCs w:val="24"/>
            <w:u w:val="single"/>
          </w:rPr>
          <w:t>https://www.socialthinking.com/</w:t>
        </w:r>
      </w:hyperlink>
    </w:p>
    <w:p w14:paraId="6DF20E7F" w14:textId="77777777" w:rsidR="00AE3688" w:rsidRDefault="00000000">
      <w:pPr>
        <w:tabs>
          <w:tab w:val="left" w:pos="1620"/>
        </w:tabs>
        <w:spacing w:before="240" w:after="240" w:line="240" w:lineRule="auto"/>
        <w:rPr>
          <w:rFonts w:ascii="Georgia" w:eastAsia="Georgia" w:hAnsi="Georgia" w:cs="Georgia"/>
          <w:color w:val="1155CC"/>
          <w:sz w:val="24"/>
          <w:szCs w:val="24"/>
          <w:u w:val="single"/>
        </w:rPr>
      </w:pPr>
      <w:r>
        <w:rPr>
          <w:rFonts w:ascii="Georgia" w:eastAsia="Georgia" w:hAnsi="Georgia" w:cs="Georgia"/>
          <w:b/>
          <w:color w:val="0F0F0F"/>
          <w:sz w:val="24"/>
          <w:szCs w:val="24"/>
          <w:u w:val="single"/>
        </w:rPr>
        <w:t>READING RESOURCES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Autism Speaks:</w:t>
      </w:r>
      <w:hyperlink r:id="rId23">
        <w:r>
          <w:rPr>
            <w:rFonts w:ascii="Georgia" w:eastAsia="Georgia" w:hAnsi="Georgia" w:cs="Georgia"/>
            <w:color w:val="0F0F0F"/>
            <w:sz w:val="24"/>
            <w:szCs w:val="24"/>
          </w:rPr>
          <w:t xml:space="preserve"> </w:t>
        </w:r>
      </w:hyperlink>
      <w:hyperlink r:id="rId24">
        <w:r>
          <w:rPr>
            <w:rFonts w:ascii="Georgia" w:eastAsia="Georgia" w:hAnsi="Georgia" w:cs="Georgia"/>
            <w:color w:val="1155CC"/>
            <w:sz w:val="24"/>
            <w:szCs w:val="24"/>
            <w:u w:val="single"/>
          </w:rPr>
          <w:t>https://www.autismspeaks.org/family-services/resource-library/books</w:t>
        </w:r>
        <w:r>
          <w:rPr>
            <w:rFonts w:ascii="Georgia" w:eastAsia="Georgia" w:hAnsi="Georgia" w:cs="Georgia"/>
            <w:color w:val="1155CC"/>
            <w:sz w:val="24"/>
            <w:szCs w:val="24"/>
            <w:u w:val="single"/>
          </w:rPr>
          <w:br/>
        </w:r>
        <w:r>
          <w:rPr>
            <w:rFonts w:ascii="Georgia" w:eastAsia="Georgia" w:hAnsi="Georgia" w:cs="Georgia"/>
            <w:color w:val="1155CC"/>
            <w:sz w:val="24"/>
            <w:szCs w:val="24"/>
            <w:u w:val="single"/>
          </w:rPr>
          <w:br/>
        </w:r>
      </w:hyperlink>
      <w:r>
        <w:rPr>
          <w:rFonts w:ascii="Georgia" w:eastAsia="Georgia" w:hAnsi="Georgia" w:cs="Georgia"/>
          <w:color w:val="0F0F0F"/>
          <w:sz w:val="24"/>
          <w:szCs w:val="24"/>
        </w:rPr>
        <w:t xml:space="preserve">Donvan, J. &amp; Zucker, C. (2016). </w:t>
      </w:r>
      <w:r>
        <w:rPr>
          <w:rFonts w:ascii="Georgia" w:eastAsia="Georgia" w:hAnsi="Georgia" w:cs="Georgia"/>
          <w:i/>
          <w:color w:val="0F0F0F"/>
          <w:sz w:val="24"/>
          <w:szCs w:val="24"/>
        </w:rPr>
        <w:t>In a Different Key: The Story of Autism</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 xml:space="preserve">Robison, J.E. (2007). </w:t>
      </w:r>
      <w:r>
        <w:rPr>
          <w:rFonts w:ascii="Georgia" w:eastAsia="Georgia" w:hAnsi="Georgia" w:cs="Georgia"/>
          <w:i/>
          <w:color w:val="0F0F0F"/>
          <w:sz w:val="24"/>
          <w:szCs w:val="24"/>
        </w:rPr>
        <w:t>Look Me in the Eye: My Life with Asperger’s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r>
      <w:r>
        <w:rPr>
          <w:rFonts w:ascii="Georgia" w:eastAsia="Georgia" w:hAnsi="Georgia" w:cs="Georgia"/>
          <w:color w:val="0D0D0D"/>
          <w:sz w:val="24"/>
          <w:szCs w:val="24"/>
        </w:rPr>
        <w:t>Rochester Regional Center for Autism Spectrum Disorders -</w:t>
      </w:r>
      <w:hyperlink r:id="rId25">
        <w:r>
          <w:rPr>
            <w:rFonts w:ascii="Georgia" w:eastAsia="Georgia" w:hAnsi="Georgia" w:cs="Georgia"/>
            <w:color w:val="0D0D0D"/>
            <w:sz w:val="24"/>
            <w:szCs w:val="24"/>
          </w:rPr>
          <w:t xml:space="preserve"> </w:t>
        </w:r>
      </w:hyperlink>
      <w:hyperlink r:id="rId26">
        <w:r>
          <w:rPr>
            <w:rFonts w:ascii="Georgia" w:eastAsia="Georgia" w:hAnsi="Georgia" w:cs="Georgia"/>
            <w:color w:val="1155CC"/>
            <w:sz w:val="24"/>
            <w:szCs w:val="24"/>
            <w:u w:val="single"/>
          </w:rPr>
          <w:t>https://www.urmc.rochester.edu/strong-center-developmental-disabilities/programs/rochester-regional-ctr-autism-spectrum-disorder.aspx</w:t>
        </w:r>
      </w:hyperlink>
    </w:p>
    <w:p w14:paraId="7A23138C" w14:textId="77777777" w:rsidR="00AE3688" w:rsidRDefault="00AE3688">
      <w:pPr>
        <w:widowControl w:val="0"/>
        <w:spacing w:line="240" w:lineRule="auto"/>
        <w:rPr>
          <w:rFonts w:ascii="Georgia" w:eastAsia="Georgia" w:hAnsi="Georgia" w:cs="Georgia"/>
          <w:sz w:val="24"/>
          <w:szCs w:val="24"/>
        </w:rPr>
      </w:pPr>
    </w:p>
    <w:p w14:paraId="2EB1D3FA"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27">
        <w:r>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lastRenderedPageBreak/>
        <w:drawing>
          <wp:inline distT="0" distB="0" distL="0" distR="0" wp14:anchorId="61DAE13B" wp14:editId="24FF7338">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28"/>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771DE9D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51A1F7DD"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NYS License #021613-1</w:t>
      </w:r>
    </w:p>
    <w:p w14:paraId="4DAEA9D5" w14:textId="77777777" w:rsidR="00AE3688" w:rsidRDefault="00000000">
      <w:pPr>
        <w:spacing w:line="240" w:lineRule="auto"/>
        <w:rPr>
          <w:rFonts w:ascii="Calibri" w:eastAsia="Calibri" w:hAnsi="Calibri" w:cs="Calibri"/>
        </w:rPr>
      </w:pPr>
      <w:r>
        <w:rPr>
          <w:rFonts w:ascii="Georgia" w:eastAsia="Georgia" w:hAnsi="Georgia" w:cs="Georgia"/>
          <w:sz w:val="24"/>
          <w:szCs w:val="24"/>
        </w:rPr>
        <w:t>NPI # 1386099356</w:t>
      </w:r>
    </w:p>
    <w:p w14:paraId="40B63455" w14:textId="77777777" w:rsidR="00AE3688" w:rsidRDefault="00AE3688">
      <w:pPr>
        <w:spacing w:line="240" w:lineRule="auto"/>
        <w:rPr>
          <w:rFonts w:ascii="Georgia" w:eastAsia="Georgia" w:hAnsi="Georgia" w:cs="Georgia"/>
          <w:sz w:val="24"/>
          <w:szCs w:val="24"/>
        </w:rPr>
      </w:pPr>
    </w:p>
    <w:p w14:paraId="2902868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60F0E215" w14:textId="77777777" w:rsidR="00AE3688" w:rsidRDefault="00AE3688">
      <w:pPr>
        <w:widowControl w:val="0"/>
        <w:spacing w:line="240" w:lineRule="auto"/>
        <w:rPr>
          <w:rFonts w:ascii="Georgia" w:eastAsia="Georgia" w:hAnsi="Georgia" w:cs="Georgia"/>
          <w:sz w:val="24"/>
          <w:szCs w:val="24"/>
        </w:rPr>
      </w:pPr>
    </w:p>
    <w:p w14:paraId="141E1A12" w14:textId="77777777" w:rsidR="00AE3688" w:rsidRDefault="00AE3688"/>
    <w:sectPr w:rsidR="00AE3688">
      <w:headerReference w:type="default" r:id="rId29"/>
      <w:footerReference w:type="default" r:id="rId30"/>
      <w:headerReference w:type="first" r:id="rId31"/>
      <w:footerReference w:type="first" r:id="rId3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636D39" w14:textId="77777777" w:rsidR="00271D10" w:rsidRDefault="00271D10">
      <w:pPr>
        <w:spacing w:line="240" w:lineRule="auto"/>
      </w:pPr>
      <w:r>
        <w:separator/>
      </w:r>
    </w:p>
  </w:endnote>
  <w:endnote w:type="continuationSeparator" w:id="0">
    <w:p w14:paraId="40DB4EF0" w14:textId="77777777" w:rsidR="00271D10" w:rsidRDefault="00271D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4472D120-5604-4A26-8EF2-3D8BE4278DA3}"/>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A402621F-3373-4C44-9B4A-E84983C26E20}"/>
    <w:embedBold r:id="rId3" w:fontKey="{787DD4FA-897F-4487-9BDF-D17F6A128ECB}"/>
    <w:embedItalic r:id="rId4" w:fontKey="{00E0CD28-67B9-469C-AF71-F01EEE6C0486}"/>
    <w:embedBoldItalic r:id="rId5" w:fontKey="{8652B381-3F8D-4F2F-9463-0B86D6788AE6}"/>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6" w:fontKey="{82DA0BEF-2FCB-4E55-A9BB-1A582864F9A6}"/>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DE12F355-F2C6-489E-8CE5-71BE8FBBDFD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9458A" w14:textId="77777777" w:rsidR="00AE3688" w:rsidRDefault="00000000">
    <w:pPr>
      <w:jc w:val="right"/>
      <w:rPr>
        <w:rFonts w:ascii="Georgia" w:eastAsia="Georgia" w:hAnsi="Georgia" w:cs="Georgia"/>
      </w:rPr>
    </w:pPr>
    <w:r>
      <w:rPr>
        <w:rFonts w:ascii="Georgia" w:eastAsia="Georgia" w:hAnsi="Georgia" w:cs="Georgia"/>
      </w:rPr>
      <w:t>Bryan R. Harrison, PhD</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Page </w:t>
    </w:r>
    <w:r>
      <w:rPr>
        <w:rFonts w:ascii="Georgia" w:eastAsia="Georgia" w:hAnsi="Georgia" w:cs="Georgia"/>
      </w:rPr>
      <w:fldChar w:fldCharType="begin"/>
    </w:r>
    <w:r>
      <w:rPr>
        <w:rFonts w:ascii="Georgia" w:eastAsia="Georgia" w:hAnsi="Georgia" w:cs="Georgia"/>
      </w:rPr>
      <w:instrText>PAGE</w:instrText>
    </w:r>
    <w:r>
      <w:rPr>
        <w:rFonts w:ascii="Georgia" w:eastAsia="Georgia" w:hAnsi="Georgia" w:cs="Georgia"/>
      </w:rPr>
      <w:fldChar w:fldCharType="separate"/>
    </w:r>
    <w:r w:rsidR="0064645C">
      <w:rPr>
        <w:rFonts w:ascii="Georgia" w:eastAsia="Georgia" w:hAnsi="Georgia" w:cs="Georgia"/>
        <w:noProof/>
      </w:rPr>
      <w:t>2</w:t>
    </w:r>
    <w:r>
      <w:rPr>
        <w:rFonts w:ascii="Georgia" w:eastAsia="Georgia" w:hAnsi="Georgia" w:cs="Georgia"/>
      </w:rPr>
      <w:fldChar w:fldCharType="end"/>
    </w:r>
  </w:p>
  <w:p w14:paraId="659D95AC" w14:textId="77777777" w:rsidR="00AE3688" w:rsidRDefault="00000000">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7C02A" w14:textId="77777777" w:rsidR="00AE3688" w:rsidRDefault="00000000">
    <w:pPr>
      <w:jc w:val="right"/>
    </w:pPr>
    <w:r>
      <w:fldChar w:fldCharType="begin"/>
    </w:r>
    <w:r>
      <w:instrText>PAGE</w:instrText>
    </w:r>
    <w:r>
      <w:fldChar w:fldCharType="separate"/>
    </w:r>
    <w:r w:rsidR="0064645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BA834E" w14:textId="77777777" w:rsidR="00271D10" w:rsidRDefault="00271D10">
      <w:pPr>
        <w:spacing w:line="240" w:lineRule="auto"/>
      </w:pPr>
      <w:r>
        <w:separator/>
      </w:r>
    </w:p>
  </w:footnote>
  <w:footnote w:type="continuationSeparator" w:id="0">
    <w:p w14:paraId="6F2C0957" w14:textId="77777777" w:rsidR="00271D10" w:rsidRDefault="00271D1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F6569D" w14:textId="77777777" w:rsidR="00AE3688" w:rsidRDefault="00AE36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E4A31"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3EFC4FCC" wp14:editId="708E24DD">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21E0F78B"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4E855CC0"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6D4406A4" w14:textId="77777777" w:rsidR="00AE3688" w:rsidRDefault="00000000">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65BFBA10" w14:textId="77777777" w:rsidR="00AE3688" w:rsidRDefault="00000000">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F0E3C"/>
    <w:multiLevelType w:val="multilevel"/>
    <w:tmpl w:val="8F789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8961FD"/>
    <w:multiLevelType w:val="multilevel"/>
    <w:tmpl w:val="09DEFB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48351F6"/>
    <w:multiLevelType w:val="multilevel"/>
    <w:tmpl w:val="42B80F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D7A2F57"/>
    <w:multiLevelType w:val="multilevel"/>
    <w:tmpl w:val="A6B634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B8C77CE"/>
    <w:multiLevelType w:val="multilevel"/>
    <w:tmpl w:val="B8005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7B2643B2"/>
    <w:multiLevelType w:val="multilevel"/>
    <w:tmpl w:val="71DA3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93999690">
    <w:abstractNumId w:val="4"/>
  </w:num>
  <w:num w:numId="2" w16cid:durableId="1612080355">
    <w:abstractNumId w:val="2"/>
  </w:num>
  <w:num w:numId="3" w16cid:durableId="1584224122">
    <w:abstractNumId w:val="1"/>
  </w:num>
  <w:num w:numId="4" w16cid:durableId="994145652">
    <w:abstractNumId w:val="3"/>
  </w:num>
  <w:num w:numId="5" w16cid:durableId="1891383678">
    <w:abstractNumId w:val="7"/>
  </w:num>
  <w:num w:numId="6" w16cid:durableId="861629792">
    <w:abstractNumId w:val="0"/>
  </w:num>
  <w:num w:numId="7" w16cid:durableId="2092460922">
    <w:abstractNumId w:val="5"/>
  </w:num>
  <w:num w:numId="8" w16cid:durableId="196904409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ran, Linh">
    <w15:presenceInfo w15:providerId="AD" w15:userId="S::ltran18@ur.rochester.edu::754ead2a-f1a2-4e79-9b59-8954dd0158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embedTrueTypeFont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688"/>
    <w:rsid w:val="00085647"/>
    <w:rsid w:val="001F7606"/>
    <w:rsid w:val="00271D10"/>
    <w:rsid w:val="00282D81"/>
    <w:rsid w:val="00330005"/>
    <w:rsid w:val="0064645C"/>
    <w:rsid w:val="007A7116"/>
    <w:rsid w:val="00910AF3"/>
    <w:rsid w:val="00AB704B"/>
    <w:rsid w:val="00AE3688"/>
    <w:rsid w:val="00BD2406"/>
    <w:rsid w:val="00BD2A23"/>
    <w:rsid w:val="00C34B67"/>
    <w:rsid w:val="00D5566B"/>
    <w:rsid w:val="00DA1B88"/>
    <w:rsid w:val="00E37703"/>
    <w:rsid w:val="00E505A7"/>
    <w:rsid w:val="00EF0F54"/>
    <w:rsid w:val="00F9431F"/>
    <w:rsid w:val="00FD57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83820"/>
  <w15:docId w15:val="{156886AC-5C0F-4A2C-9F76-74E5FB384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282D81"/>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6270368">
      <w:bodyDiv w:val="1"/>
      <w:marLeft w:val="0"/>
      <w:marRight w:val="0"/>
      <w:marTop w:val="0"/>
      <w:marBottom w:val="0"/>
      <w:divBdr>
        <w:top w:val="none" w:sz="0" w:space="0" w:color="auto"/>
        <w:left w:val="none" w:sz="0" w:space="0" w:color="auto"/>
        <w:bottom w:val="none" w:sz="0" w:space="0" w:color="auto"/>
        <w:right w:val="none" w:sz="0" w:space="0" w:color="auto"/>
      </w:divBdr>
      <w:divsChild>
        <w:div w:id="1399136203">
          <w:marLeft w:val="0"/>
          <w:marRight w:val="0"/>
          <w:marTop w:val="0"/>
          <w:marBottom w:val="0"/>
          <w:divBdr>
            <w:top w:val="none" w:sz="0" w:space="0" w:color="auto"/>
            <w:left w:val="none" w:sz="0" w:space="0" w:color="auto"/>
            <w:bottom w:val="none" w:sz="0" w:space="0" w:color="auto"/>
            <w:right w:val="none" w:sz="0" w:space="0" w:color="auto"/>
          </w:divBdr>
          <w:divsChild>
            <w:div w:id="83214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65545">
      <w:bodyDiv w:val="1"/>
      <w:marLeft w:val="0"/>
      <w:marRight w:val="0"/>
      <w:marTop w:val="0"/>
      <w:marBottom w:val="0"/>
      <w:divBdr>
        <w:top w:val="none" w:sz="0" w:space="0" w:color="auto"/>
        <w:left w:val="none" w:sz="0" w:space="0" w:color="auto"/>
        <w:bottom w:val="none" w:sz="0" w:space="0" w:color="auto"/>
        <w:right w:val="none" w:sz="0" w:space="0" w:color="auto"/>
      </w:divBdr>
      <w:divsChild>
        <w:div w:id="2028821399">
          <w:marLeft w:val="0"/>
          <w:marRight w:val="0"/>
          <w:marTop w:val="0"/>
          <w:marBottom w:val="0"/>
          <w:divBdr>
            <w:top w:val="none" w:sz="0" w:space="0" w:color="auto"/>
            <w:left w:val="none" w:sz="0" w:space="0" w:color="auto"/>
            <w:bottom w:val="none" w:sz="0" w:space="0" w:color="auto"/>
            <w:right w:val="none" w:sz="0" w:space="0" w:color="auto"/>
          </w:divBdr>
          <w:divsChild>
            <w:div w:id="31453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8076">
      <w:bodyDiv w:val="1"/>
      <w:marLeft w:val="0"/>
      <w:marRight w:val="0"/>
      <w:marTop w:val="0"/>
      <w:marBottom w:val="0"/>
      <w:divBdr>
        <w:top w:val="none" w:sz="0" w:space="0" w:color="auto"/>
        <w:left w:val="none" w:sz="0" w:space="0" w:color="auto"/>
        <w:bottom w:val="none" w:sz="0" w:space="0" w:color="auto"/>
        <w:right w:val="none" w:sz="0" w:space="0" w:color="auto"/>
      </w:divBdr>
      <w:divsChild>
        <w:div w:id="1280841128">
          <w:marLeft w:val="0"/>
          <w:marRight w:val="0"/>
          <w:marTop w:val="0"/>
          <w:marBottom w:val="0"/>
          <w:divBdr>
            <w:top w:val="none" w:sz="0" w:space="0" w:color="auto"/>
            <w:left w:val="none" w:sz="0" w:space="0" w:color="auto"/>
            <w:bottom w:val="none" w:sz="0" w:space="0" w:color="auto"/>
            <w:right w:val="none" w:sz="0" w:space="0" w:color="auto"/>
          </w:divBdr>
          <w:divsChild>
            <w:div w:id="8247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7197">
      <w:bodyDiv w:val="1"/>
      <w:marLeft w:val="0"/>
      <w:marRight w:val="0"/>
      <w:marTop w:val="0"/>
      <w:marBottom w:val="0"/>
      <w:divBdr>
        <w:top w:val="none" w:sz="0" w:space="0" w:color="auto"/>
        <w:left w:val="none" w:sz="0" w:space="0" w:color="auto"/>
        <w:bottom w:val="none" w:sz="0" w:space="0" w:color="auto"/>
        <w:right w:val="none" w:sz="0" w:space="0" w:color="auto"/>
      </w:divBdr>
      <w:divsChild>
        <w:div w:id="198513278">
          <w:marLeft w:val="0"/>
          <w:marRight w:val="0"/>
          <w:marTop w:val="0"/>
          <w:marBottom w:val="0"/>
          <w:divBdr>
            <w:top w:val="none" w:sz="0" w:space="0" w:color="auto"/>
            <w:left w:val="none" w:sz="0" w:space="0" w:color="auto"/>
            <w:bottom w:val="none" w:sz="0" w:space="0" w:color="auto"/>
            <w:right w:val="none" w:sz="0" w:space="0" w:color="auto"/>
          </w:divBdr>
          <w:divsChild>
            <w:div w:id="4575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autismspeaks.org/community/family_services/100_day_kit.php" TargetMode="External"/><Relationship Id="rId18" Type="http://schemas.openxmlformats.org/officeDocument/2006/relationships/hyperlink" Target="https://www.unstuckandontarget.com/" TargetMode="External"/><Relationship Id="rId26" Type="http://schemas.openxmlformats.org/officeDocument/2006/relationships/hyperlink" Target="https://www.urmc.rochester.edu/strong-center-developmental-disabilities/programs/rochester-regional-ctr-autism-spectrum-disorder.aspx" TargetMode="External"/><Relationship Id="rId3" Type="http://schemas.openxmlformats.org/officeDocument/2006/relationships/settings" Target="settings.xml"/><Relationship Id="rId21" Type="http://schemas.openxmlformats.org/officeDocument/2006/relationships/hyperlink" Target="https://www.socialthinking.com/" TargetMode="External"/><Relationship Id="rId34" Type="http://schemas.microsoft.com/office/2011/relationships/people" Target="people.xml"/><Relationship Id="rId7" Type="http://schemas.openxmlformats.org/officeDocument/2006/relationships/hyperlink" Target="https://www.facebook.com/DBPeds.GCH/" TargetMode="External"/><Relationship Id="rId12" Type="http://schemas.openxmlformats.org/officeDocument/2006/relationships/hyperlink" Target="https://www.urmc.rochester.edu/strong-center-developmental-disabilities/programs/rochester-regional-ctr-autism-spectrum-disorder.aspx" TargetMode="External"/><Relationship Id="rId17" Type="http://schemas.openxmlformats.org/officeDocument/2006/relationships/hyperlink" Target="https://www.unstuckandontarget.com/" TargetMode="External"/><Relationship Id="rId25" Type="http://schemas.openxmlformats.org/officeDocument/2006/relationships/hyperlink" Target="https://www.urmc.rochester.edu/strong-center-developmental-disabilities/programs/rochester-regional-ctr-autism-spectrum-disorder.aspx"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inthedriversseat.org/" TargetMode="External"/><Relationship Id="rId20" Type="http://schemas.openxmlformats.org/officeDocument/2006/relationships/hyperlink" Target="https://www.semel.ucla.edu/socialskills/research/childrens-friendship-program"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familyautismcenter.com/" TargetMode="External"/><Relationship Id="rId24" Type="http://schemas.openxmlformats.org/officeDocument/2006/relationships/hyperlink" Target="https://www.autismspeaks.org/family-services/resource-library/books" TargetMode="External"/><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inthedriversseat.org/" TargetMode="External"/><Relationship Id="rId23" Type="http://schemas.openxmlformats.org/officeDocument/2006/relationships/hyperlink" Target="https://www.autismspeaks.org/family-services/resource-library/books" TargetMode="External"/><Relationship Id="rId28" Type="http://schemas.openxmlformats.org/officeDocument/2006/relationships/image" Target="media/image1.jpg"/><Relationship Id="rId10" Type="http://schemas.openxmlformats.org/officeDocument/2006/relationships/hyperlink" Target="https://www.theautismcouncil.org/" TargetMode="External"/><Relationship Id="rId19" Type="http://schemas.openxmlformats.org/officeDocument/2006/relationships/hyperlink" Target="https://www.semel.ucla.edu/socialskills/research/childrens-friendship-program" TargetMode="External"/><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autismup.org/support/family-navigator" TargetMode="External"/><Relationship Id="rId14" Type="http://schemas.openxmlformats.org/officeDocument/2006/relationships/hyperlink" Target="https://opwdd.ny.gov/get-started/information-sessions" TargetMode="External"/><Relationship Id="rId22" Type="http://schemas.openxmlformats.org/officeDocument/2006/relationships/hyperlink" Target="https://www.socialthinking.com/" TargetMode="External"/><Relationship Id="rId27" Type="http://schemas.openxmlformats.org/officeDocument/2006/relationships/hyperlink" Target="mailto:bryan@bryanharrisonphd.com"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hyperlink" Target="http://parenttoparentnys.org/offices/Finger-Lake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882</TotalTime>
  <Pages>9</Pages>
  <Words>2788</Words>
  <Characters>15896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17</cp:revision>
  <dcterms:created xsi:type="dcterms:W3CDTF">2025-06-30T00:20:00Z</dcterms:created>
  <dcterms:modified xsi:type="dcterms:W3CDTF">2025-06-30T16:05:00Z</dcterms:modified>
</cp:coreProperties>
</file>